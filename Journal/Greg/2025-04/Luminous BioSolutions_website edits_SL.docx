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4BD41" w14:textId="77777777" w:rsidR="00276864" w:rsidRPr="00276864" w:rsidRDefault="00276864" w:rsidP="00276864">
      <w:pPr>
        <w:spacing w:after="100" w:afterAutospacing="1" w:line="240" w:lineRule="auto"/>
        <w:outlineLvl w:val="0"/>
        <w:rPr>
          <w:rFonts w:ascii="Arial" w:eastAsia="Times New Roman" w:hAnsi="Arial" w:cs="Arial"/>
          <w:kern w:val="36"/>
          <w:sz w:val="48"/>
          <w:szCs w:val="48"/>
          <w14:ligatures w14:val="none"/>
        </w:rPr>
      </w:pPr>
      <w:r w:rsidRPr="00276864">
        <w:rPr>
          <w:rFonts w:ascii="Arial" w:eastAsia="Times New Roman" w:hAnsi="Arial" w:cs="Arial"/>
          <w:kern w:val="36"/>
          <w:sz w:val="48"/>
          <w:szCs w:val="48"/>
          <w14:ligatures w14:val="none"/>
        </w:rPr>
        <w:t>Luminous BioSolutions</w:t>
      </w:r>
      <w:r w:rsidRPr="00276864">
        <w:rPr>
          <w:rFonts w:ascii="Arial" w:eastAsia="Times New Roman" w:hAnsi="Arial" w:cs="Arial"/>
          <w:b/>
          <w:bCs/>
          <w:kern w:val="36"/>
          <w:sz w:val="48"/>
          <w:szCs w:val="48"/>
          <w14:ligatures w14:val="none"/>
        </w:rPr>
        <w:t>  </w:t>
      </w:r>
    </w:p>
    <w:p w14:paraId="5BED5E7F" w14:textId="77777777" w:rsidR="00276864" w:rsidRPr="00276864" w:rsidRDefault="00276864" w:rsidP="00276864">
      <w:pPr>
        <w:spacing w:after="100" w:afterAutospacing="1" w:line="240" w:lineRule="auto"/>
        <w:outlineLvl w:val="2"/>
        <w:rPr>
          <w:rFonts w:ascii="Arial" w:eastAsia="Times New Roman" w:hAnsi="Arial" w:cs="Arial"/>
          <w:kern w:val="0"/>
          <w:sz w:val="27"/>
          <w:szCs w:val="27"/>
          <w14:ligatures w14:val="none"/>
        </w:rPr>
      </w:pPr>
      <w:r w:rsidRPr="00276864">
        <w:rPr>
          <w:rFonts w:ascii="Arial" w:eastAsia="Times New Roman" w:hAnsi="Arial" w:cs="Arial"/>
          <w:i/>
          <w:iCs/>
          <w:kern w:val="0"/>
          <w:sz w:val="27"/>
          <w:szCs w:val="27"/>
          <w14:ligatures w14:val="none"/>
        </w:rPr>
        <w:t>Tailings Ponds Naphthenic Acid Management</w:t>
      </w:r>
    </w:p>
    <w:p w14:paraId="3C4F1FF4" w14:textId="6F157699"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One of the most pressing </w:t>
      </w:r>
      <w:commentRangeStart w:id="0"/>
      <w:r w:rsidRPr="00276864">
        <w:rPr>
          <w:rFonts w:ascii="Times New Roman" w:eastAsia="Times New Roman" w:hAnsi="Times New Roman" w:cs="Times New Roman"/>
          <w:kern w:val="0"/>
          <w14:ligatures w14:val="none"/>
        </w:rPr>
        <w:t>Oil Sands Tailings Ponds</w:t>
      </w:r>
      <w:commentRangeEnd w:id="0"/>
      <w:r w:rsidR="00F10EF9">
        <w:rPr>
          <w:rStyle w:val="CommentReference"/>
        </w:rPr>
        <w:commentReference w:id="0"/>
      </w:r>
      <w:r w:rsidRPr="00276864">
        <w:rPr>
          <w:rFonts w:ascii="Times New Roman" w:eastAsia="Times New Roman" w:hAnsi="Times New Roman" w:cs="Times New Roman"/>
          <w:kern w:val="0"/>
          <w14:ligatures w14:val="none"/>
        </w:rPr>
        <w:t xml:space="preserve"> environmental challenges is Naphthenic Acid</w:t>
      </w:r>
      <w:ins w:id="1" w:author="Shawn Lewenza" w:date="2025-03-31T21:04:00Z" w16du:dateUtc="2025-04-01T04:04:00Z">
        <w:r w:rsidR="00F10EF9">
          <w:rPr>
            <w:rFonts w:ascii="Times New Roman" w:eastAsia="Times New Roman" w:hAnsi="Times New Roman" w:cs="Times New Roman"/>
            <w:kern w:val="0"/>
            <w14:ligatures w14:val="none"/>
          </w:rPr>
          <w:t>s</w:t>
        </w:r>
      </w:ins>
      <w:r w:rsidRPr="00276864">
        <w:rPr>
          <w:rFonts w:ascii="Times New Roman" w:eastAsia="Times New Roman" w:hAnsi="Times New Roman" w:cs="Times New Roman"/>
          <w:kern w:val="0"/>
          <w14:ligatures w14:val="none"/>
        </w:rPr>
        <w:t>. We believe science, collaboration, and transparency are key to developing a sustainable solution that addresses this challenge.</w:t>
      </w:r>
      <w:r w:rsidRPr="00276864">
        <w:rPr>
          <w:rFonts w:ascii="Times New Roman" w:eastAsia="Times New Roman" w:hAnsi="Times New Roman" w:cs="Times New Roman"/>
          <w:kern w:val="0"/>
          <w14:ligatures w14:val="none"/>
        </w:rPr>
        <w:br/>
      </w:r>
      <w:r w:rsidRPr="00276864">
        <w:rPr>
          <w:rFonts w:ascii="Times New Roman" w:eastAsia="Times New Roman" w:hAnsi="Times New Roman" w:cs="Times New Roman"/>
          <w:kern w:val="0"/>
          <w14:ligatures w14:val="none"/>
        </w:rPr>
        <w:br/>
      </w:r>
      <w:r w:rsidRPr="00276864">
        <w:rPr>
          <w:rFonts w:ascii="Times New Roman" w:eastAsia="Times New Roman" w:hAnsi="Times New Roman" w:cs="Times New Roman"/>
          <w:kern w:val="0"/>
          <w14:ligatures w14:val="none"/>
        </w:rPr>
        <w:br/>
      </w:r>
    </w:p>
    <w:p w14:paraId="4289AA1C" w14:textId="77777777" w:rsidR="00276864" w:rsidRPr="00276864" w:rsidRDefault="00276864" w:rsidP="00276864">
      <w:pPr>
        <w:spacing w:after="240" w:line="240" w:lineRule="auto"/>
        <w:jc w:val="center"/>
        <w:rPr>
          <w:rFonts w:ascii="Times New Roman" w:eastAsia="Times New Roman" w:hAnsi="Times New Roman" w:cs="Times New Roman"/>
          <w:kern w:val="0"/>
          <w14:ligatures w14:val="none"/>
        </w:rPr>
      </w:pPr>
      <w:hyperlink r:id="rId9" w:history="1">
        <w:r w:rsidRPr="00276864">
          <w:rPr>
            <w:rFonts w:ascii="var(--btn-font-family)" w:eastAsia="Times New Roman" w:hAnsi="var(--btn-font-family)" w:cs="Times New Roman"/>
            <w:color w:val="0000FF"/>
            <w:kern w:val="0"/>
            <w:u w:val="single"/>
            <w:bdr w:val="single" w:sz="6" w:space="0" w:color="auto" w:frame="1"/>
            <w14:ligatures w14:val="none"/>
          </w:rPr>
          <w:t>Contact us</w:t>
        </w:r>
      </w:hyperlink>
    </w:p>
    <w:p w14:paraId="364FBF2D" w14:textId="77777777" w:rsidR="00276864" w:rsidRPr="00276864" w:rsidRDefault="00276864" w:rsidP="00276864">
      <w:pPr>
        <w:shd w:val="clear" w:color="auto" w:fill="FFFFFF"/>
        <w:spacing w:after="0" w:line="240" w:lineRule="auto"/>
        <w:rPr>
          <w:rFonts w:ascii="Times New Roman" w:eastAsia="Times New Roman" w:hAnsi="Times New Roman" w:cs="Times New Roman"/>
          <w:color w:val="212529"/>
          <w:kern w:val="0"/>
          <w14:ligatures w14:val="none"/>
        </w:rPr>
      </w:pPr>
      <w:hyperlink r:id="rId10" w:anchor="table_of_content_heading_1_2" w:history="1">
        <w:r w:rsidRPr="00276864">
          <w:rPr>
            <w:rFonts w:ascii="Times New Roman" w:eastAsia="Times New Roman" w:hAnsi="Times New Roman" w:cs="Times New Roman"/>
            <w:color w:val="0000FF"/>
            <w:kern w:val="0"/>
            <w:u w:val="single"/>
            <w:bdr w:val="none" w:sz="0" w:space="0" w:color="auto" w:frame="1"/>
            <w14:ligatures w14:val="none"/>
          </w:rPr>
          <w:t xml:space="preserve">The </w:t>
        </w:r>
        <w:proofErr w:type="spellStart"/>
        <w:r w:rsidRPr="00276864">
          <w:rPr>
            <w:rFonts w:ascii="Times New Roman" w:eastAsia="Times New Roman" w:hAnsi="Times New Roman" w:cs="Times New Roman"/>
            <w:color w:val="0000FF"/>
            <w:kern w:val="0"/>
            <w:u w:val="single"/>
            <w:bdr w:val="none" w:sz="0" w:space="0" w:color="auto" w:frame="1"/>
            <w14:ligatures w14:val="none"/>
          </w:rPr>
          <w:t>Challenge</w:t>
        </w:r>
      </w:hyperlink>
      <w:hyperlink r:id="rId11" w:anchor="table_of_content_heading_1_4" w:history="1">
        <w:r w:rsidRPr="00276864">
          <w:rPr>
            <w:rFonts w:ascii="Times New Roman" w:eastAsia="Times New Roman" w:hAnsi="Times New Roman" w:cs="Times New Roman"/>
            <w:color w:val="0000FF"/>
            <w:kern w:val="0"/>
            <w:u w:val="single"/>
            <w:bdr w:val="none" w:sz="0" w:space="0" w:color="auto" w:frame="1"/>
            <w14:ligatures w14:val="none"/>
          </w:rPr>
          <w:t>Our</w:t>
        </w:r>
        <w:proofErr w:type="spellEnd"/>
        <w:r w:rsidRPr="00276864">
          <w:rPr>
            <w:rFonts w:ascii="Times New Roman" w:eastAsia="Times New Roman" w:hAnsi="Times New Roman" w:cs="Times New Roman"/>
            <w:color w:val="0000FF"/>
            <w:kern w:val="0"/>
            <w:u w:val="single"/>
            <w:bdr w:val="none" w:sz="0" w:space="0" w:color="auto" w:frame="1"/>
            <w14:ligatures w14:val="none"/>
          </w:rPr>
          <w:t xml:space="preserve"> </w:t>
        </w:r>
        <w:proofErr w:type="spellStart"/>
        <w:r w:rsidRPr="00276864">
          <w:rPr>
            <w:rFonts w:ascii="Times New Roman" w:eastAsia="Times New Roman" w:hAnsi="Times New Roman" w:cs="Times New Roman"/>
            <w:color w:val="0000FF"/>
            <w:kern w:val="0"/>
            <w:u w:val="single"/>
            <w:bdr w:val="none" w:sz="0" w:space="0" w:color="auto" w:frame="1"/>
            <w14:ligatures w14:val="none"/>
          </w:rPr>
          <w:t>Solutions</w:t>
        </w:r>
      </w:hyperlink>
      <w:hyperlink r:id="rId12" w:anchor="table_of_content_heading_1_6" w:history="1">
        <w:r w:rsidRPr="00276864">
          <w:rPr>
            <w:rFonts w:ascii="Times New Roman" w:eastAsia="Times New Roman" w:hAnsi="Times New Roman" w:cs="Times New Roman"/>
            <w:color w:val="0000FF"/>
            <w:kern w:val="0"/>
            <w:u w:val="single"/>
            <w:bdr w:val="none" w:sz="0" w:space="0" w:color="auto" w:frame="1"/>
            <w14:ligatures w14:val="none"/>
          </w:rPr>
          <w:t>Why</w:t>
        </w:r>
        <w:proofErr w:type="spellEnd"/>
        <w:r w:rsidRPr="00276864">
          <w:rPr>
            <w:rFonts w:ascii="Times New Roman" w:eastAsia="Times New Roman" w:hAnsi="Times New Roman" w:cs="Times New Roman"/>
            <w:color w:val="0000FF"/>
            <w:kern w:val="0"/>
            <w:u w:val="single"/>
            <w:bdr w:val="none" w:sz="0" w:space="0" w:color="auto" w:frame="1"/>
            <w14:ligatures w14:val="none"/>
          </w:rPr>
          <w:t xml:space="preserve"> this </w:t>
        </w:r>
        <w:proofErr w:type="spellStart"/>
        <w:r w:rsidRPr="00276864">
          <w:rPr>
            <w:rFonts w:ascii="Times New Roman" w:eastAsia="Times New Roman" w:hAnsi="Times New Roman" w:cs="Times New Roman"/>
            <w:color w:val="0000FF"/>
            <w:kern w:val="0"/>
            <w:u w:val="single"/>
            <w:bdr w:val="none" w:sz="0" w:space="0" w:color="auto" w:frame="1"/>
            <w14:ligatures w14:val="none"/>
          </w:rPr>
          <w:t>Matters</w:t>
        </w:r>
      </w:hyperlink>
      <w:hyperlink r:id="rId13" w:anchor="table_of_content_heading_1_7" w:history="1">
        <w:r w:rsidRPr="00276864">
          <w:rPr>
            <w:rFonts w:ascii="Times New Roman" w:eastAsia="Times New Roman" w:hAnsi="Times New Roman" w:cs="Times New Roman"/>
            <w:color w:val="0000FF"/>
            <w:kern w:val="0"/>
            <w:u w:val="single"/>
            <w:bdr w:val="none" w:sz="0" w:space="0" w:color="auto" w:frame="1"/>
            <w14:ligatures w14:val="none"/>
          </w:rPr>
          <w:t>Beyond</w:t>
        </w:r>
        <w:proofErr w:type="spellEnd"/>
        <w:r w:rsidRPr="00276864">
          <w:rPr>
            <w:rFonts w:ascii="Times New Roman" w:eastAsia="Times New Roman" w:hAnsi="Times New Roman" w:cs="Times New Roman"/>
            <w:color w:val="0000FF"/>
            <w:kern w:val="0"/>
            <w:u w:val="single"/>
            <w:bdr w:val="none" w:sz="0" w:space="0" w:color="auto" w:frame="1"/>
            <w14:ligatures w14:val="none"/>
          </w:rPr>
          <w:t xml:space="preserve"> Detection: NA </w:t>
        </w:r>
        <w:proofErr w:type="spellStart"/>
        <w:r w:rsidRPr="00276864">
          <w:rPr>
            <w:rFonts w:ascii="Times New Roman" w:eastAsia="Times New Roman" w:hAnsi="Times New Roman" w:cs="Times New Roman"/>
            <w:color w:val="0000FF"/>
            <w:kern w:val="0"/>
            <w:u w:val="single"/>
            <w:bdr w:val="none" w:sz="0" w:space="0" w:color="auto" w:frame="1"/>
            <w14:ligatures w14:val="none"/>
          </w:rPr>
          <w:t>Remediation</w:t>
        </w:r>
      </w:hyperlink>
      <w:hyperlink r:id="rId14" w:anchor="table_of_content_heading_1_10" w:history="1">
        <w:r w:rsidRPr="00276864">
          <w:rPr>
            <w:rFonts w:ascii="Times New Roman" w:eastAsia="Times New Roman" w:hAnsi="Times New Roman" w:cs="Times New Roman"/>
            <w:color w:val="0000FF"/>
            <w:kern w:val="0"/>
            <w:u w:val="single"/>
            <w:bdr w:val="none" w:sz="0" w:space="0" w:color="auto" w:frame="1"/>
            <w14:ligatures w14:val="none"/>
          </w:rPr>
          <w:t>Data</w:t>
        </w:r>
        <w:proofErr w:type="spellEnd"/>
        <w:r w:rsidRPr="00276864">
          <w:rPr>
            <w:rFonts w:ascii="Times New Roman" w:eastAsia="Times New Roman" w:hAnsi="Times New Roman" w:cs="Times New Roman"/>
            <w:color w:val="0000FF"/>
            <w:kern w:val="0"/>
            <w:u w:val="single"/>
            <w:bdr w:val="none" w:sz="0" w:space="0" w:color="auto" w:frame="1"/>
            <w14:ligatures w14:val="none"/>
          </w:rPr>
          <w:t xml:space="preserve">-Driven Environmental </w:t>
        </w:r>
        <w:proofErr w:type="spellStart"/>
        <w:r w:rsidRPr="00276864">
          <w:rPr>
            <w:rFonts w:ascii="Times New Roman" w:eastAsia="Times New Roman" w:hAnsi="Times New Roman" w:cs="Times New Roman"/>
            <w:color w:val="0000FF"/>
            <w:kern w:val="0"/>
            <w:u w:val="single"/>
            <w:bdr w:val="none" w:sz="0" w:space="0" w:color="auto" w:frame="1"/>
            <w14:ligatures w14:val="none"/>
          </w:rPr>
          <w:t>Management</w:t>
        </w:r>
      </w:hyperlink>
      <w:hyperlink r:id="rId15" w:anchor="table_of_content_heading_1_11" w:history="1">
        <w:r w:rsidRPr="00276864">
          <w:rPr>
            <w:rFonts w:ascii="Times New Roman" w:eastAsia="Times New Roman" w:hAnsi="Times New Roman" w:cs="Times New Roman"/>
            <w:color w:val="0000FF"/>
            <w:kern w:val="0"/>
            <w:u w:val="single"/>
            <w:bdr w:val="none" w:sz="0" w:space="0" w:color="auto" w:frame="1"/>
            <w14:ligatures w14:val="none"/>
          </w:rPr>
          <w:t>A</w:t>
        </w:r>
        <w:proofErr w:type="spellEnd"/>
        <w:r w:rsidRPr="00276864">
          <w:rPr>
            <w:rFonts w:ascii="Times New Roman" w:eastAsia="Times New Roman" w:hAnsi="Times New Roman" w:cs="Times New Roman"/>
            <w:color w:val="0000FF"/>
            <w:kern w:val="0"/>
            <w:u w:val="single"/>
            <w:bdr w:val="none" w:sz="0" w:space="0" w:color="auto" w:frame="1"/>
            <w14:ligatures w14:val="none"/>
          </w:rPr>
          <w:t xml:space="preserve"> Holistic Approach </w:t>
        </w:r>
      </w:hyperlink>
    </w:p>
    <w:p w14:paraId="2C65F45F"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The Challenge</w:t>
      </w:r>
    </w:p>
    <w:p w14:paraId="5E5C9DE0"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47712EB">
          <v:rect id="_x0000_i1035" alt="" style="width:10in;height:1.5pt;mso-width-percent:0;mso-height-percent:0;mso-width-percent:0;mso-height-percent:0" o:hrpct="0" o:hralign="center" o:hrstd="t" o:hr="t" fillcolor="#a0a0a0" stroked="f"/>
        </w:pict>
      </w:r>
    </w:p>
    <w:p w14:paraId="22219183" w14:textId="6ED1286B" w:rsidR="00276864" w:rsidRPr="00276864" w:rsidRDefault="00276864" w:rsidP="00276864">
      <w:pPr>
        <w:spacing w:after="24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The scale of Northern Alberta Tailings Ponds is enormous. </w:t>
      </w:r>
      <w:ins w:id="2" w:author="Shawn Lewenza" w:date="2025-03-31T21:09:00Z" w16du:dateUtc="2025-04-01T04:09:00Z">
        <w:r w:rsidR="00F10EF9">
          <w:rPr>
            <w:rFonts w:ascii="Times New Roman" w:eastAsia="Times New Roman" w:hAnsi="Times New Roman" w:cs="Times New Roman"/>
            <w:kern w:val="0"/>
            <w14:ligatures w14:val="none"/>
          </w:rPr>
          <w:t xml:space="preserve">According to the Alberta government, </w:t>
        </w:r>
      </w:ins>
      <w:ins w:id="3" w:author="Shawn Lewenza" w:date="2025-03-31T21:10:00Z" w16du:dateUtc="2025-04-01T04:10:00Z">
        <w:r w:rsidR="00F10EF9">
          <w:rPr>
            <w:rFonts w:ascii="Times New Roman" w:eastAsia="Times New Roman" w:hAnsi="Times New Roman" w:cs="Times New Roman"/>
            <w:kern w:val="0"/>
            <w14:ligatures w14:val="none"/>
          </w:rPr>
          <w:t xml:space="preserve">as of 2022, </w:t>
        </w:r>
      </w:ins>
      <w:ins w:id="4" w:author="Shawn Lewenza" w:date="2025-03-31T21:09:00Z" w16du:dateUtc="2025-04-01T04:09:00Z">
        <w:r w:rsidR="00F10EF9">
          <w:rPr>
            <w:rFonts w:ascii="Times New Roman" w:eastAsia="Times New Roman" w:hAnsi="Times New Roman" w:cs="Times New Roman"/>
            <w:kern w:val="0"/>
            <w14:ligatures w14:val="none"/>
          </w:rPr>
          <w:t>there were 1.39 billion m</w:t>
        </w:r>
        <w:r w:rsidR="00F10EF9" w:rsidRPr="0098496B">
          <w:rPr>
            <w:rFonts w:ascii="Times New Roman" w:eastAsia="Times New Roman" w:hAnsi="Times New Roman" w:cs="Times New Roman"/>
            <w:kern w:val="0"/>
            <w:vertAlign w:val="superscript"/>
            <w14:ligatures w14:val="none"/>
            <w:rPrChange w:id="5" w:author="Shawn Lewenza" w:date="2025-03-31T21:50:00Z" w16du:dateUtc="2025-04-01T04:50:00Z">
              <w:rPr>
                <w:rFonts w:ascii="Times New Roman" w:eastAsia="Times New Roman" w:hAnsi="Times New Roman" w:cs="Times New Roman"/>
                <w:kern w:val="0"/>
                <w14:ligatures w14:val="none"/>
              </w:rPr>
            </w:rPrChange>
          </w:rPr>
          <w:t>3</w:t>
        </w:r>
        <w:r w:rsidR="00F10EF9">
          <w:rPr>
            <w:rFonts w:ascii="Times New Roman" w:eastAsia="Times New Roman" w:hAnsi="Times New Roman" w:cs="Times New Roman"/>
            <w:kern w:val="0"/>
            <w14:ligatures w14:val="none"/>
          </w:rPr>
          <w:t xml:space="preserve"> of fluid tailings (water + fine solids), and </w:t>
        </w:r>
      </w:ins>
      <w:ins w:id="6" w:author="Shawn Lewenza" w:date="2025-03-31T21:10:00Z" w16du:dateUtc="2025-04-01T04:10:00Z">
        <w:r w:rsidR="00F10EF9">
          <w:rPr>
            <w:rFonts w:ascii="Times New Roman" w:eastAsia="Times New Roman" w:hAnsi="Times New Roman" w:cs="Times New Roman"/>
            <w:kern w:val="0"/>
            <w14:ligatures w14:val="none"/>
          </w:rPr>
          <w:t>417 million m</w:t>
        </w:r>
        <w:r w:rsidR="00F10EF9" w:rsidRPr="0098496B">
          <w:rPr>
            <w:rFonts w:ascii="Times New Roman" w:eastAsia="Times New Roman" w:hAnsi="Times New Roman" w:cs="Times New Roman"/>
            <w:kern w:val="0"/>
            <w:vertAlign w:val="superscript"/>
            <w14:ligatures w14:val="none"/>
            <w:rPrChange w:id="7" w:author="Shawn Lewenza" w:date="2025-03-31T21:50:00Z" w16du:dateUtc="2025-04-01T04:50:00Z">
              <w:rPr>
                <w:rFonts w:ascii="Times New Roman" w:eastAsia="Times New Roman" w:hAnsi="Times New Roman" w:cs="Times New Roman"/>
                <w:kern w:val="0"/>
                <w14:ligatures w14:val="none"/>
              </w:rPr>
            </w:rPrChange>
          </w:rPr>
          <w:t>3</w:t>
        </w:r>
        <w:r w:rsidR="00F10EF9">
          <w:rPr>
            <w:rFonts w:ascii="Times New Roman" w:eastAsia="Times New Roman" w:hAnsi="Times New Roman" w:cs="Times New Roman"/>
            <w:kern w:val="0"/>
            <w14:ligatures w14:val="none"/>
          </w:rPr>
          <w:t xml:space="preserve"> of oil sands mining water. For continued oil sand min</w:t>
        </w:r>
      </w:ins>
      <w:ins w:id="8" w:author="Shawn Lewenza" w:date="2025-03-31T21:11:00Z" w16du:dateUtc="2025-04-01T04:11:00Z">
        <w:r w:rsidR="00F10EF9">
          <w:rPr>
            <w:rFonts w:ascii="Times New Roman" w:eastAsia="Times New Roman" w:hAnsi="Times New Roman" w:cs="Times New Roman"/>
            <w:kern w:val="0"/>
            <w14:ligatures w14:val="none"/>
          </w:rPr>
          <w:t xml:space="preserve">ing, there is a constant need for fresh or recycled water, which will contribute to increasing volumes of wastewater generated from the mining process. </w:t>
        </w:r>
      </w:ins>
      <w:del w:id="9" w:author="Shawn Lewenza" w:date="2025-03-31T21:09:00Z" w16du:dateUtc="2025-04-01T04:09:00Z">
        <w:r w:rsidRPr="00276864" w:rsidDel="00F10EF9">
          <w:rPr>
            <w:rFonts w:ascii="Times New Roman" w:eastAsia="Times New Roman" w:hAnsi="Times New Roman" w:cs="Times New Roman"/>
            <w:kern w:val="0"/>
            <w14:ligatures w14:val="none"/>
          </w:rPr>
          <w:delText>T</w:delText>
        </w:r>
      </w:del>
      <w:del w:id="10" w:author="Shawn Lewenza" w:date="2025-03-31T21:10:00Z" w16du:dateUtc="2025-04-01T04:10:00Z">
        <w:r w:rsidRPr="00276864" w:rsidDel="00F10EF9">
          <w:rPr>
            <w:rFonts w:ascii="Times New Roman" w:eastAsia="Times New Roman" w:hAnsi="Times New Roman" w:cs="Times New Roman"/>
            <w:kern w:val="0"/>
            <w14:ligatures w14:val="none"/>
          </w:rPr>
          <w:delText xml:space="preserve">here are </w:delText>
        </w:r>
        <w:commentRangeStart w:id="11"/>
        <w:commentRangeStart w:id="12"/>
        <w:r w:rsidRPr="00276864" w:rsidDel="00F10EF9">
          <w:rPr>
            <w:rFonts w:ascii="Times New Roman" w:eastAsia="Times New Roman" w:hAnsi="Times New Roman" w:cs="Times New Roman"/>
            <w:kern w:val="0"/>
            <w14:ligatures w14:val="none"/>
          </w:rPr>
          <w:delText xml:space="preserve">over 1.4 trillion litres </w:delText>
        </w:r>
        <w:commentRangeEnd w:id="11"/>
        <w:r w:rsidR="00F10EF9" w:rsidDel="00F10EF9">
          <w:rPr>
            <w:rStyle w:val="CommentReference"/>
          </w:rPr>
          <w:commentReference w:id="11"/>
        </w:r>
        <w:commentRangeEnd w:id="12"/>
        <w:r w:rsidR="00F10EF9" w:rsidDel="00F10EF9">
          <w:rPr>
            <w:rStyle w:val="CommentReference"/>
          </w:rPr>
          <w:commentReference w:id="12"/>
        </w:r>
        <w:r w:rsidRPr="00276864" w:rsidDel="00F10EF9">
          <w:rPr>
            <w:rFonts w:ascii="Times New Roman" w:eastAsia="Times New Roman" w:hAnsi="Times New Roman" w:cs="Times New Roman"/>
            <w:kern w:val="0"/>
            <w14:ligatures w14:val="none"/>
          </w:rPr>
          <w:delText>of process-affected water stored in vast tailings ponds that continue to grow</w:delText>
        </w:r>
      </w:del>
      <w:r w:rsidRPr="00276864">
        <w:rPr>
          <w:rFonts w:ascii="Times New Roman" w:eastAsia="Times New Roman" w:hAnsi="Times New Roman" w:cs="Times New Roman"/>
          <w:kern w:val="0"/>
          <w14:ligatures w14:val="none"/>
        </w:rPr>
        <w:t>. </w:t>
      </w:r>
    </w:p>
    <w:p w14:paraId="7CD82115" w14:textId="21148C7D" w:rsidR="00276864" w:rsidRPr="00276864" w:rsidRDefault="00F10EF9" w:rsidP="00276864">
      <w:pPr>
        <w:spacing w:after="240" w:line="240" w:lineRule="auto"/>
        <w:rPr>
          <w:rFonts w:ascii="Times New Roman" w:eastAsia="Times New Roman" w:hAnsi="Times New Roman" w:cs="Times New Roman"/>
          <w:kern w:val="0"/>
          <w14:ligatures w14:val="none"/>
        </w:rPr>
      </w:pPr>
      <w:ins w:id="13" w:author="Shawn Lewenza" w:date="2025-03-31T21:11:00Z" w16du:dateUtc="2025-04-01T04:11:00Z">
        <w:r>
          <w:rPr>
            <w:rFonts w:ascii="Times New Roman" w:eastAsia="Times New Roman" w:hAnsi="Times New Roman" w:cs="Times New Roman"/>
            <w:kern w:val="0"/>
            <w14:ligatures w14:val="none"/>
          </w:rPr>
          <w:t xml:space="preserve">Among the organic compounds present in the OSPW, </w:t>
        </w:r>
      </w:ins>
      <w:del w:id="14" w:author="Shawn Lewenza" w:date="2025-03-31T21:11:00Z" w16du:dateUtc="2025-04-01T04:11:00Z">
        <w:r w:rsidR="00276864" w:rsidRPr="00276864" w:rsidDel="00F10EF9">
          <w:rPr>
            <w:rFonts w:ascii="Times New Roman" w:eastAsia="Times New Roman" w:hAnsi="Times New Roman" w:cs="Times New Roman"/>
            <w:kern w:val="0"/>
            <w14:ligatures w14:val="none"/>
          </w:rPr>
          <w:delText>O</w:delText>
        </w:r>
      </w:del>
      <w:proofErr w:type="spellStart"/>
      <w:ins w:id="15" w:author="Shawn Lewenza" w:date="2025-03-31T21:11:00Z" w16du:dateUtc="2025-04-01T04:11:00Z">
        <w:r>
          <w:rPr>
            <w:rFonts w:ascii="Times New Roman" w:eastAsia="Times New Roman" w:hAnsi="Times New Roman" w:cs="Times New Roman"/>
            <w:kern w:val="0"/>
            <w14:ligatures w14:val="none"/>
          </w:rPr>
          <w:t>n</w:t>
        </w:r>
      </w:ins>
      <w:r w:rsidR="00276864" w:rsidRPr="00276864">
        <w:rPr>
          <w:rFonts w:ascii="Times New Roman" w:eastAsia="Times New Roman" w:hAnsi="Times New Roman" w:cs="Times New Roman"/>
          <w:kern w:val="0"/>
          <w14:ligatures w14:val="none"/>
        </w:rPr>
        <w:t>ne</w:t>
      </w:r>
      <w:proofErr w:type="spellEnd"/>
      <w:r w:rsidR="00276864" w:rsidRPr="00276864">
        <w:rPr>
          <w:rFonts w:ascii="Times New Roman" w:eastAsia="Times New Roman" w:hAnsi="Times New Roman" w:cs="Times New Roman"/>
          <w:kern w:val="0"/>
          <w14:ligatures w14:val="none"/>
        </w:rPr>
        <w:t xml:space="preserve"> of the most challenging environmental and regulatory issues the industry is faced with is Naphthenic Acids (NAs). NAs are the most abundant and toxic chemicals of concern, harming aquatic, wildlife, and human life which is raising concerns for surrounding communities. </w:t>
      </w:r>
    </w:p>
    <w:p w14:paraId="0A7A224F" w14:textId="77777777" w:rsidR="00276864" w:rsidRPr="00276864" w:rsidRDefault="00276864" w:rsidP="00276864">
      <w:pPr>
        <w:spacing w:after="24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For decades, the inability for Oil Sands operators to safely release tailings water has:</w:t>
      </w:r>
    </w:p>
    <w:p w14:paraId="0A82F7F6" w14:textId="77777777" w:rsidR="00276864" w:rsidRPr="00276864" w:rsidRDefault="00276864" w:rsidP="0027686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Delayed land reclamation </w:t>
      </w:r>
    </w:p>
    <w:p w14:paraId="5D6F41E0" w14:textId="77777777" w:rsidR="00276864" w:rsidRPr="00276864" w:rsidRDefault="00276864" w:rsidP="0027686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Increased Operators financial liabilities, and </w:t>
      </w:r>
    </w:p>
    <w:p w14:paraId="103F2058" w14:textId="77777777" w:rsidR="00276864" w:rsidRPr="00276864" w:rsidRDefault="00276864" w:rsidP="0027686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Intensified public scrutiny</w:t>
      </w:r>
    </w:p>
    <w:p w14:paraId="60C88E02" w14:textId="77777777" w:rsidR="00276864" w:rsidRPr="00276864" w:rsidRDefault="00276864" w:rsidP="0027686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Increased Environmental Risk</w:t>
      </w:r>
    </w:p>
    <w:p w14:paraId="08FCCBDB" w14:textId="5AD01E37" w:rsidR="00276864" w:rsidRPr="00276864" w:rsidRDefault="00276864" w:rsidP="00276864">
      <w:pPr>
        <w:spacing w:after="24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Industry leaders </w:t>
      </w:r>
      <w:del w:id="16" w:author="Shawn Lewenza" w:date="2025-03-31T21:12:00Z" w16du:dateUtc="2025-04-01T04:12:00Z">
        <w:r w:rsidRPr="00276864" w:rsidDel="00F10EF9">
          <w:rPr>
            <w:rFonts w:ascii="Times New Roman" w:eastAsia="Times New Roman" w:hAnsi="Times New Roman" w:cs="Times New Roman"/>
            <w:kern w:val="0"/>
            <w14:ligatures w14:val="none"/>
          </w:rPr>
          <w:delText>know something must change</w:delText>
        </w:r>
      </w:del>
      <w:ins w:id="17" w:author="Shawn Lewenza" w:date="2025-03-31T21:12:00Z" w16du:dateUtc="2025-04-01T04:12:00Z">
        <w:r w:rsidR="00F10EF9">
          <w:rPr>
            <w:rFonts w:ascii="Times New Roman" w:eastAsia="Times New Roman" w:hAnsi="Times New Roman" w:cs="Times New Roman"/>
            <w:kern w:val="0"/>
            <w14:ligatures w14:val="none"/>
          </w:rPr>
          <w:t>understand the significance of this challenge</w:t>
        </w:r>
      </w:ins>
      <w:r w:rsidRPr="00276864">
        <w:rPr>
          <w:rFonts w:ascii="Times New Roman" w:eastAsia="Times New Roman" w:hAnsi="Times New Roman" w:cs="Times New Roman"/>
          <w:kern w:val="0"/>
          <w14:ligatures w14:val="none"/>
        </w:rPr>
        <w:t xml:space="preserve">, but current NA monitoring and remediation methods are expensive, slow, and </w:t>
      </w:r>
      <w:ins w:id="18" w:author="Shawn Lewenza" w:date="2025-03-31T21:12:00Z" w16du:dateUtc="2025-04-01T04:12:00Z">
        <w:r w:rsidR="00F10EF9">
          <w:rPr>
            <w:rFonts w:ascii="Times New Roman" w:eastAsia="Times New Roman" w:hAnsi="Times New Roman" w:cs="Times New Roman"/>
            <w:kern w:val="0"/>
            <w14:ligatures w14:val="none"/>
          </w:rPr>
          <w:t>still unde</w:t>
        </w:r>
      </w:ins>
      <w:ins w:id="19" w:author="Shawn Lewenza" w:date="2025-03-31T21:13:00Z" w16du:dateUtc="2025-04-01T04:13:00Z">
        <w:r w:rsidR="00F10EF9">
          <w:rPr>
            <w:rFonts w:ascii="Times New Roman" w:eastAsia="Times New Roman" w:hAnsi="Times New Roman" w:cs="Times New Roman"/>
            <w:kern w:val="0"/>
            <w14:ligatures w14:val="none"/>
          </w:rPr>
          <w:t xml:space="preserve">r </w:t>
        </w:r>
      </w:ins>
      <w:ins w:id="20" w:author="Shawn Lewenza" w:date="2025-03-31T21:16:00Z" w16du:dateUtc="2025-04-01T04:16:00Z">
        <w:r w:rsidR="001B52F1">
          <w:rPr>
            <w:rFonts w:ascii="Times New Roman" w:eastAsia="Times New Roman" w:hAnsi="Times New Roman" w:cs="Times New Roman"/>
            <w:kern w:val="0"/>
            <w14:ligatures w14:val="none"/>
          </w:rPr>
          <w:t xml:space="preserve">development </w:t>
        </w:r>
      </w:ins>
      <w:del w:id="21" w:author="Shawn Lewenza" w:date="2025-03-31T21:12:00Z" w16du:dateUtc="2025-04-01T04:12:00Z">
        <w:r w:rsidRPr="00276864" w:rsidDel="00F10EF9">
          <w:rPr>
            <w:rFonts w:ascii="Times New Roman" w:eastAsia="Times New Roman" w:hAnsi="Times New Roman" w:cs="Times New Roman"/>
            <w:kern w:val="0"/>
            <w14:ligatures w14:val="none"/>
          </w:rPr>
          <w:delText xml:space="preserve">impractical </w:delText>
        </w:r>
      </w:del>
      <w:r w:rsidR="00F10EF9">
        <w:rPr>
          <w:rFonts w:ascii="Times New Roman" w:eastAsia="Times New Roman" w:hAnsi="Times New Roman" w:cs="Times New Roman"/>
          <w:kern w:val="0"/>
          <w14:ligatures w14:val="none"/>
        </w:rPr>
        <w:t>for the</w:t>
      </w:r>
      <w:ins w:id="22" w:author="Shawn Lewenza" w:date="2025-03-31T21:13:00Z" w16du:dateUtc="2025-04-01T04:13:00Z">
        <w:r w:rsidR="00F10EF9">
          <w:rPr>
            <w:rFonts w:ascii="Times New Roman" w:eastAsia="Times New Roman" w:hAnsi="Times New Roman" w:cs="Times New Roman"/>
            <w:kern w:val="0"/>
            <w14:ligatures w14:val="none"/>
          </w:rPr>
          <w:t xml:space="preserve"> </w:t>
        </w:r>
      </w:ins>
      <w:r w:rsidRPr="00276864">
        <w:rPr>
          <w:rFonts w:ascii="Times New Roman" w:eastAsia="Times New Roman" w:hAnsi="Times New Roman" w:cs="Times New Roman"/>
          <w:kern w:val="0"/>
          <w14:ligatures w14:val="none"/>
        </w:rPr>
        <w:t>scale</w:t>
      </w:r>
      <w:r w:rsidR="00F10EF9">
        <w:rPr>
          <w:rFonts w:ascii="Times New Roman" w:eastAsia="Times New Roman" w:hAnsi="Times New Roman" w:cs="Times New Roman"/>
          <w:kern w:val="0"/>
          <w14:ligatures w14:val="none"/>
        </w:rPr>
        <w:t xml:space="preserve"> required</w:t>
      </w:r>
      <w:ins w:id="23" w:author="Shawn Lewenza" w:date="2025-03-31T21:12:00Z" w16du:dateUtc="2025-04-01T04:12:00Z">
        <w:r w:rsidR="00F10EF9">
          <w:rPr>
            <w:rFonts w:ascii="Times New Roman" w:eastAsia="Times New Roman" w:hAnsi="Times New Roman" w:cs="Times New Roman"/>
            <w:kern w:val="0"/>
            <w14:ligatures w14:val="none"/>
          </w:rPr>
          <w:t>.</w:t>
        </w:r>
      </w:ins>
      <w:del w:id="24" w:author="Shawn Lewenza" w:date="2025-03-31T21:13:00Z" w16du:dateUtc="2025-04-01T04:13:00Z">
        <w:r w:rsidRPr="00276864" w:rsidDel="00F10EF9">
          <w:rPr>
            <w:rFonts w:ascii="Times New Roman" w:eastAsia="Times New Roman" w:hAnsi="Times New Roman" w:cs="Times New Roman"/>
            <w:kern w:val="0"/>
            <w14:ligatures w14:val="none"/>
          </w:rPr>
          <w:delText>.</w:delText>
        </w:r>
      </w:del>
      <w:r w:rsidRPr="00276864">
        <w:rPr>
          <w:rFonts w:ascii="Times New Roman" w:eastAsia="Times New Roman" w:hAnsi="Times New Roman" w:cs="Times New Roman"/>
          <w:kern w:val="0"/>
          <w14:ligatures w14:val="none"/>
        </w:rPr>
        <w:t> </w:t>
      </w:r>
    </w:p>
    <w:p w14:paraId="65253DF7" w14:textId="4B9484C5" w:rsidR="00276864" w:rsidRPr="00276864" w:rsidRDefault="00276864" w:rsidP="00276864">
      <w:pPr>
        <w:spacing w:after="24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Regulators, communities, and investors are demanding solutions that is safe, scientifically sound, </w:t>
      </w:r>
      <w:del w:id="25" w:author="Shawn Lewenza" w:date="2025-03-31T21:13:00Z" w16du:dateUtc="2025-04-01T04:13:00Z">
        <w:r w:rsidRPr="00276864" w:rsidDel="001B52F1">
          <w:rPr>
            <w:rFonts w:ascii="Times New Roman" w:eastAsia="Times New Roman" w:hAnsi="Times New Roman" w:cs="Times New Roman"/>
            <w:kern w:val="0"/>
            <w14:ligatures w14:val="none"/>
          </w:rPr>
          <w:delText xml:space="preserve">and </w:delText>
        </w:r>
      </w:del>
      <w:r w:rsidRPr="00276864">
        <w:rPr>
          <w:rFonts w:ascii="Times New Roman" w:eastAsia="Times New Roman" w:hAnsi="Times New Roman" w:cs="Times New Roman"/>
          <w:kern w:val="0"/>
          <w14:ligatures w14:val="none"/>
        </w:rPr>
        <w:t>transparent</w:t>
      </w:r>
      <w:ins w:id="26" w:author="Shawn Lewenza" w:date="2025-03-31T21:14:00Z" w16du:dateUtc="2025-04-01T04:14:00Z">
        <w:r w:rsidR="001B52F1">
          <w:rPr>
            <w:rFonts w:ascii="Times New Roman" w:eastAsia="Times New Roman" w:hAnsi="Times New Roman" w:cs="Times New Roman"/>
            <w:kern w:val="0"/>
            <w14:ligatures w14:val="none"/>
          </w:rPr>
          <w:t xml:space="preserve"> and sustainable.</w:t>
        </w:r>
      </w:ins>
      <w:del w:id="27" w:author="Shawn Lewenza" w:date="2025-03-31T21:14:00Z" w16du:dateUtc="2025-04-01T04:14:00Z">
        <w:r w:rsidRPr="00276864" w:rsidDel="001B52F1">
          <w:rPr>
            <w:rFonts w:ascii="Times New Roman" w:eastAsia="Times New Roman" w:hAnsi="Times New Roman" w:cs="Times New Roman"/>
            <w:kern w:val="0"/>
            <w14:ligatures w14:val="none"/>
          </w:rPr>
          <w:delText>.</w:delText>
        </w:r>
      </w:del>
    </w:p>
    <w:p w14:paraId="60C7096A" w14:textId="77777777" w:rsidR="00276864" w:rsidRPr="00276864" w:rsidRDefault="00276864" w:rsidP="00276864">
      <w:pPr>
        <w:spacing w:after="24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 Naphthenic Acids  </w:t>
      </w:r>
    </w:p>
    <w:p w14:paraId="4EC11BCC" w14:textId="77777777" w:rsidR="00276864" w:rsidRPr="00276864" w:rsidRDefault="00276864" w:rsidP="0027686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NAs are toxic, harming wetlands, wildlife, and human health.</w:t>
      </w:r>
    </w:p>
    <w:p w14:paraId="6154375A" w14:textId="07E40521" w:rsidR="00276864" w:rsidRPr="00276864" w:rsidRDefault="00276864" w:rsidP="0027686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lastRenderedPageBreak/>
        <w:t xml:space="preserve">NAs are persistent in </w:t>
      </w:r>
      <w:del w:id="28" w:author="Shawn Lewenza" w:date="2025-03-31T21:14:00Z" w16du:dateUtc="2025-04-01T04:14:00Z">
        <w:r w:rsidRPr="00276864" w:rsidDel="001B52F1">
          <w:rPr>
            <w:rFonts w:ascii="Times New Roman" w:eastAsia="Times New Roman" w:hAnsi="Times New Roman" w:cs="Times New Roman"/>
            <w:kern w:val="0"/>
            <w14:ligatures w14:val="none"/>
          </w:rPr>
          <w:delText xml:space="preserve">water </w:delText>
        </w:r>
      </w:del>
      <w:ins w:id="29" w:author="Shawn Lewenza" w:date="2025-03-31T21:14:00Z" w16du:dateUtc="2025-04-01T04:14:00Z">
        <w:r w:rsidR="001B52F1">
          <w:rPr>
            <w:rFonts w:ascii="Times New Roman" w:eastAsia="Times New Roman" w:hAnsi="Times New Roman" w:cs="Times New Roman"/>
            <w:kern w:val="0"/>
            <w14:ligatures w14:val="none"/>
          </w:rPr>
          <w:t>tailings ponds</w:t>
        </w:r>
        <w:r w:rsidR="001B52F1" w:rsidRPr="00276864">
          <w:rPr>
            <w:rFonts w:ascii="Times New Roman" w:eastAsia="Times New Roman" w:hAnsi="Times New Roman" w:cs="Times New Roman"/>
            <w:kern w:val="0"/>
            <w14:ligatures w14:val="none"/>
          </w:rPr>
          <w:t xml:space="preserve"> </w:t>
        </w:r>
      </w:ins>
      <w:r w:rsidRPr="00276864">
        <w:rPr>
          <w:rFonts w:ascii="Times New Roman" w:eastAsia="Times New Roman" w:hAnsi="Times New Roman" w:cs="Times New Roman"/>
          <w:kern w:val="0"/>
          <w14:ligatures w14:val="none"/>
        </w:rPr>
        <w:t>for decades, affecting aquatic life and ecosystems.</w:t>
      </w:r>
    </w:p>
    <w:p w14:paraId="76DC5427" w14:textId="77777777" w:rsidR="00276864" w:rsidRPr="00276864" w:rsidRDefault="00276864" w:rsidP="00276864">
      <w:pPr>
        <w:spacing w:after="24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 Water release regulations are coming soon</w:t>
      </w:r>
    </w:p>
    <w:p w14:paraId="7D9561E9" w14:textId="77777777" w:rsidR="00276864" w:rsidRPr="00276864" w:rsidRDefault="00276864" w:rsidP="0027686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Water quality targets will be tough to meet given the sheer scale and complexity of tailings ponds and local stakeholder concern.</w:t>
      </w:r>
    </w:p>
    <w:p w14:paraId="66DA30B0" w14:textId="77777777" w:rsidR="00276864" w:rsidRPr="00276864" w:rsidRDefault="00276864" w:rsidP="0027686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Traditional monitoring methods are slow, expensive, and impractical for frequent testing across large volumes of water.</w:t>
      </w:r>
    </w:p>
    <w:p w14:paraId="5B8AB251" w14:textId="77777777" w:rsidR="00276864" w:rsidRPr="00276864" w:rsidRDefault="00276864" w:rsidP="0027686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Industry must act now to prepare for compliance.</w:t>
      </w:r>
    </w:p>
    <w:p w14:paraId="72E7BA38" w14:textId="0BA19DDD" w:rsidR="00276864" w:rsidRPr="00276864" w:rsidRDefault="00276864" w:rsidP="00276864">
      <w:pPr>
        <w:spacing w:after="240" w:line="240" w:lineRule="auto"/>
        <w:rPr>
          <w:rFonts w:ascii="Times New Roman" w:eastAsia="Times New Roman" w:hAnsi="Times New Roman" w:cs="Times New Roman"/>
          <w:kern w:val="0"/>
          <w14:ligatures w14:val="none"/>
        </w:rPr>
      </w:pPr>
      <w:del w:id="30" w:author="Shawn Lewenza" w:date="2025-03-31T21:16:00Z" w16du:dateUtc="2025-04-01T04:16:00Z">
        <w:r w:rsidRPr="00276864" w:rsidDel="001B52F1">
          <w:rPr>
            <w:rFonts w:ascii="Times New Roman" w:eastAsia="Times New Roman" w:hAnsi="Times New Roman" w:cs="Times New Roman"/>
            <w:b/>
            <w:bCs/>
            <w:kern w:val="0"/>
            <w14:ligatures w14:val="none"/>
          </w:rPr>
          <w:delText xml:space="preserve">Proactively </w:delText>
        </w:r>
      </w:del>
      <w:ins w:id="31" w:author="Shawn Lewenza" w:date="2025-03-31T21:46:00Z" w16du:dateUtc="2025-04-01T04:46:00Z">
        <w:r w:rsidR="00A04147">
          <w:rPr>
            <w:rFonts w:ascii="Times New Roman" w:eastAsia="Times New Roman" w:hAnsi="Times New Roman" w:cs="Times New Roman"/>
            <w:b/>
            <w:bCs/>
            <w:kern w:val="0"/>
            <w14:ligatures w14:val="none"/>
          </w:rPr>
          <w:t>Comprehensive</w:t>
        </w:r>
      </w:ins>
      <w:ins w:id="32" w:author="Shawn Lewenza" w:date="2025-03-31T21:16:00Z" w16du:dateUtc="2025-04-01T04:16:00Z">
        <w:r w:rsidR="001B52F1">
          <w:rPr>
            <w:rFonts w:ascii="Times New Roman" w:eastAsia="Times New Roman" w:hAnsi="Times New Roman" w:cs="Times New Roman"/>
            <w:b/>
            <w:bCs/>
            <w:kern w:val="0"/>
            <w14:ligatures w14:val="none"/>
          </w:rPr>
          <w:t xml:space="preserve"> and long-term</w:t>
        </w:r>
        <w:r w:rsidR="001B52F1" w:rsidRPr="00276864">
          <w:rPr>
            <w:rFonts w:ascii="Times New Roman" w:eastAsia="Times New Roman" w:hAnsi="Times New Roman" w:cs="Times New Roman"/>
            <w:b/>
            <w:bCs/>
            <w:kern w:val="0"/>
            <w14:ligatures w14:val="none"/>
          </w:rPr>
          <w:t xml:space="preserve"> </w:t>
        </w:r>
      </w:ins>
      <w:del w:id="33" w:author="Shawn Lewenza" w:date="2025-03-31T21:17:00Z" w16du:dateUtc="2025-04-01T04:17:00Z">
        <w:r w:rsidRPr="00276864" w:rsidDel="001B52F1">
          <w:rPr>
            <w:rFonts w:ascii="Times New Roman" w:eastAsia="Times New Roman" w:hAnsi="Times New Roman" w:cs="Times New Roman"/>
            <w:b/>
            <w:bCs/>
            <w:kern w:val="0"/>
            <w14:ligatures w14:val="none"/>
          </w:rPr>
          <w:delText>water quality testing</w:delText>
        </w:r>
      </w:del>
      <w:ins w:id="34" w:author="Shawn Lewenza" w:date="2025-03-31T21:17:00Z" w16du:dateUtc="2025-04-01T04:17:00Z">
        <w:r w:rsidR="001B52F1">
          <w:rPr>
            <w:rFonts w:ascii="Times New Roman" w:eastAsia="Times New Roman" w:hAnsi="Times New Roman" w:cs="Times New Roman"/>
            <w:b/>
            <w:bCs/>
            <w:kern w:val="0"/>
            <w14:ligatures w14:val="none"/>
          </w:rPr>
          <w:t>nap</w:t>
        </w:r>
      </w:ins>
      <w:ins w:id="35" w:author="Shawn Lewenza" w:date="2025-03-31T21:46:00Z" w16du:dateUtc="2025-04-01T04:46:00Z">
        <w:r w:rsidR="00A04147">
          <w:rPr>
            <w:rFonts w:ascii="Times New Roman" w:eastAsia="Times New Roman" w:hAnsi="Times New Roman" w:cs="Times New Roman"/>
            <w:b/>
            <w:bCs/>
            <w:kern w:val="0"/>
            <w14:ligatures w14:val="none"/>
          </w:rPr>
          <w:t>h</w:t>
        </w:r>
      </w:ins>
      <w:ins w:id="36" w:author="Shawn Lewenza" w:date="2025-03-31T21:17:00Z" w16du:dateUtc="2025-04-01T04:17:00Z">
        <w:r w:rsidR="001B52F1">
          <w:rPr>
            <w:rFonts w:ascii="Times New Roman" w:eastAsia="Times New Roman" w:hAnsi="Times New Roman" w:cs="Times New Roman"/>
            <w:b/>
            <w:bCs/>
            <w:kern w:val="0"/>
            <w14:ligatures w14:val="none"/>
          </w:rPr>
          <w:t>thenic acid monitoring</w:t>
        </w:r>
      </w:ins>
      <w:r w:rsidRPr="00276864">
        <w:rPr>
          <w:rFonts w:ascii="Times New Roman" w:eastAsia="Times New Roman" w:hAnsi="Times New Roman" w:cs="Times New Roman"/>
          <w:b/>
          <w:bCs/>
          <w:kern w:val="0"/>
          <w14:ligatures w14:val="none"/>
        </w:rPr>
        <w:t xml:space="preserve"> is required now</w:t>
      </w:r>
    </w:p>
    <w:p w14:paraId="3EDFECA8" w14:textId="77777777" w:rsidR="00276864" w:rsidRPr="00276864" w:rsidRDefault="00276864" w:rsidP="0027686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A baseline of current state of NA concentration prior to remediation proves remediation effectiveness. </w:t>
      </w:r>
    </w:p>
    <w:p w14:paraId="2F86BBAE" w14:textId="530673FF" w:rsidR="00276864" w:rsidRPr="00276864" w:rsidRDefault="001B52F1" w:rsidP="0027686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ins w:id="37" w:author="Shawn Lewenza" w:date="2025-03-31T21:17:00Z" w16du:dateUtc="2025-04-01T04:17:00Z">
        <w:r>
          <w:rPr>
            <w:rFonts w:ascii="Times New Roman" w:eastAsia="Times New Roman" w:hAnsi="Times New Roman" w:cs="Times New Roman"/>
            <w:kern w:val="0"/>
            <w14:ligatures w14:val="none"/>
          </w:rPr>
          <w:t xml:space="preserve">Ongoing NA testing will </w:t>
        </w:r>
      </w:ins>
      <w:del w:id="38" w:author="Shawn Lewenza" w:date="2025-03-31T21:17:00Z" w16du:dateUtc="2025-04-01T04:17:00Z">
        <w:r w:rsidR="00276864" w:rsidRPr="00276864" w:rsidDel="001B52F1">
          <w:rPr>
            <w:rFonts w:ascii="Times New Roman" w:eastAsia="Times New Roman" w:hAnsi="Times New Roman" w:cs="Times New Roman"/>
            <w:kern w:val="0"/>
            <w14:ligatures w14:val="none"/>
          </w:rPr>
          <w:delText>P</w:delText>
        </w:r>
      </w:del>
      <w:ins w:id="39" w:author="Shawn Lewenza" w:date="2025-03-31T21:17:00Z" w16du:dateUtc="2025-04-01T04:17:00Z">
        <w:r>
          <w:rPr>
            <w:rFonts w:ascii="Times New Roman" w:eastAsia="Times New Roman" w:hAnsi="Times New Roman" w:cs="Times New Roman"/>
            <w:kern w:val="0"/>
            <w14:ligatures w14:val="none"/>
          </w:rPr>
          <w:t>p</w:t>
        </w:r>
      </w:ins>
      <w:r w:rsidR="00276864" w:rsidRPr="00276864">
        <w:rPr>
          <w:rFonts w:ascii="Times New Roman" w:eastAsia="Times New Roman" w:hAnsi="Times New Roman" w:cs="Times New Roman"/>
          <w:kern w:val="0"/>
          <w14:ligatures w14:val="none"/>
        </w:rPr>
        <w:t>rovide</w:t>
      </w:r>
      <w:del w:id="40" w:author="Shawn Lewenza" w:date="2025-03-31T21:17:00Z" w16du:dateUtc="2025-04-01T04:17:00Z">
        <w:r w:rsidR="00276864" w:rsidRPr="00276864" w:rsidDel="001B52F1">
          <w:rPr>
            <w:rFonts w:ascii="Times New Roman" w:eastAsia="Times New Roman" w:hAnsi="Times New Roman" w:cs="Times New Roman"/>
            <w:kern w:val="0"/>
            <w14:ligatures w14:val="none"/>
          </w:rPr>
          <w:delText>s</w:delText>
        </w:r>
      </w:del>
      <w:r w:rsidR="00276864" w:rsidRPr="00276864">
        <w:rPr>
          <w:rFonts w:ascii="Times New Roman" w:eastAsia="Times New Roman" w:hAnsi="Times New Roman" w:cs="Times New Roman"/>
          <w:kern w:val="0"/>
          <w14:ligatures w14:val="none"/>
        </w:rPr>
        <w:t xml:space="preserve"> transparency, credibility, and trust to community stakeholders </w:t>
      </w:r>
      <w:del w:id="41" w:author="Shawn Lewenza" w:date="2025-03-31T21:17:00Z" w16du:dateUtc="2025-04-01T04:17:00Z">
        <w:r w:rsidR="00276864" w:rsidRPr="00276864" w:rsidDel="001B52F1">
          <w:rPr>
            <w:rFonts w:ascii="Times New Roman" w:eastAsia="Times New Roman" w:hAnsi="Times New Roman" w:cs="Times New Roman"/>
            <w:kern w:val="0"/>
            <w14:ligatures w14:val="none"/>
          </w:rPr>
          <w:delText>t</w:delText>
        </w:r>
      </w:del>
    </w:p>
    <w:p w14:paraId="5EDAC319" w14:textId="77777777" w:rsidR="00276864" w:rsidRPr="00276864" w:rsidRDefault="00276864" w:rsidP="00276864">
      <w:pPr>
        <w:spacing w:after="24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Delayed NA reclamation planning amplifies the problem </w:t>
      </w:r>
    </w:p>
    <w:p w14:paraId="097B7B77" w14:textId="77777777" w:rsidR="00276864" w:rsidRPr="00276864" w:rsidRDefault="00276864" w:rsidP="0027686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Increased scrutiny from regulators and the public.</w:t>
      </w:r>
    </w:p>
    <w:p w14:paraId="613C2E7D" w14:textId="77777777" w:rsidR="00276864" w:rsidRPr="00276864" w:rsidRDefault="00276864" w:rsidP="0027686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Increased liability reputation risk.</w:t>
      </w:r>
    </w:p>
    <w:p w14:paraId="5CD05C55" w14:textId="67D99791" w:rsidR="00276864" w:rsidRPr="00276864" w:rsidRDefault="00276864" w:rsidP="0027686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Increased risk of environmental </w:t>
      </w:r>
      <w:del w:id="42" w:author="Shawn Lewenza" w:date="2025-03-31T21:18:00Z" w16du:dateUtc="2025-04-01T04:18:00Z">
        <w:r w:rsidRPr="00276864" w:rsidDel="001B52F1">
          <w:rPr>
            <w:rFonts w:ascii="Times New Roman" w:eastAsia="Times New Roman" w:hAnsi="Times New Roman" w:cs="Times New Roman"/>
            <w:kern w:val="0"/>
            <w14:ligatures w14:val="none"/>
          </w:rPr>
          <w:delText>disaster</w:delText>
        </w:r>
      </w:del>
      <w:ins w:id="43" w:author="Shawn Lewenza" w:date="2025-03-31T21:18:00Z" w16du:dateUtc="2025-04-01T04:18:00Z">
        <w:r w:rsidR="001B52F1">
          <w:rPr>
            <w:rFonts w:ascii="Times New Roman" w:eastAsia="Times New Roman" w:hAnsi="Times New Roman" w:cs="Times New Roman"/>
            <w:kern w:val="0"/>
            <w14:ligatures w14:val="none"/>
          </w:rPr>
          <w:t>or human health crisis</w:t>
        </w:r>
      </w:ins>
    </w:p>
    <w:p w14:paraId="40730A70"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Our Solutions</w:t>
      </w:r>
    </w:p>
    <w:p w14:paraId="18643133"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71D791F">
          <v:rect id="_x0000_i1034" alt="" style="width:10in;height:1.5pt;mso-width-percent:0;mso-height-percent:0;mso-width-percent:0;mso-height-percent:0" o:hrpct="0" o:hralign="center" o:hrstd="t" o:hr="t" fillcolor="#a0a0a0" stroked="f"/>
        </w:pict>
      </w:r>
    </w:p>
    <w:p w14:paraId="56C02214"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Luminous BioSolutions is a Canadian Environmental Technology Company who has developed an innovative approach to detecting and breaking down Naphthenic Acids in Alberta Oil Sands Tailings Ponds.</w:t>
      </w:r>
    </w:p>
    <w:p w14:paraId="23E84E15"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220835ED" w14:textId="17BB9C65"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Our bioluminescent bacterial biosensors provide a </w:t>
      </w:r>
      <w:r w:rsidRPr="00276864">
        <w:rPr>
          <w:rFonts w:ascii="Times New Roman" w:eastAsia="Times New Roman" w:hAnsi="Times New Roman" w:cs="Times New Roman"/>
          <w:b/>
          <w:bCs/>
          <w:kern w:val="0"/>
          <w14:ligatures w14:val="none"/>
        </w:rPr>
        <w:t xml:space="preserve">fast, </w:t>
      </w:r>
      <w:ins w:id="44" w:author="Shawn Lewenza" w:date="2025-03-31T21:18:00Z" w16du:dateUtc="2025-04-01T04:18:00Z">
        <w:r w:rsidR="001B52F1">
          <w:rPr>
            <w:rFonts w:ascii="Times New Roman" w:eastAsia="Times New Roman" w:hAnsi="Times New Roman" w:cs="Times New Roman"/>
            <w:b/>
            <w:bCs/>
            <w:kern w:val="0"/>
            <w14:ligatures w14:val="none"/>
          </w:rPr>
          <w:t xml:space="preserve">simple, </w:t>
        </w:r>
      </w:ins>
      <w:r w:rsidRPr="00276864">
        <w:rPr>
          <w:rFonts w:ascii="Times New Roman" w:eastAsia="Times New Roman" w:hAnsi="Times New Roman" w:cs="Times New Roman"/>
          <w:b/>
          <w:bCs/>
          <w:kern w:val="0"/>
          <w14:ligatures w14:val="none"/>
        </w:rPr>
        <w:t>cost-effective, and highly scalable</w:t>
      </w:r>
      <w:r w:rsidRPr="00276864">
        <w:rPr>
          <w:rFonts w:ascii="Times New Roman" w:eastAsia="Times New Roman" w:hAnsi="Times New Roman" w:cs="Times New Roman"/>
          <w:kern w:val="0"/>
          <w14:ligatures w14:val="none"/>
        </w:rPr>
        <w:t> method for monitoring NA levels and offering real-time insights that existing techniques cannot match.</w:t>
      </w:r>
    </w:p>
    <w:p w14:paraId="300984B7"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78351C1F"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How it works </w:t>
      </w:r>
    </w:p>
    <w:p w14:paraId="2884C195" w14:textId="3812303B" w:rsidR="00276864" w:rsidRDefault="00276864" w:rsidP="00276864">
      <w:pPr>
        <w:numPr>
          <w:ilvl w:val="0"/>
          <w:numId w:val="9"/>
        </w:numPr>
        <w:spacing w:before="100" w:beforeAutospacing="1" w:after="100" w:afterAutospacing="1" w:line="240" w:lineRule="auto"/>
        <w:rPr>
          <w:ins w:id="45" w:author="Shawn Lewenza" w:date="2025-03-31T21:22:00Z" w16du:dateUtc="2025-04-01T04:22:00Z"/>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Rapid Detection:</w:t>
      </w:r>
      <w:r w:rsidRPr="00276864">
        <w:rPr>
          <w:rFonts w:ascii="Times New Roman" w:eastAsia="Times New Roman" w:hAnsi="Times New Roman" w:cs="Times New Roman"/>
          <w:kern w:val="0"/>
          <w14:ligatures w14:val="none"/>
        </w:rPr>
        <w:t> Our engineered bacteria</w:t>
      </w:r>
      <w:ins w:id="46" w:author="Shawn Lewenza" w:date="2025-03-31T21:18:00Z" w16du:dateUtc="2025-04-01T04:18:00Z">
        <w:r w:rsidR="001B52F1">
          <w:rPr>
            <w:rFonts w:ascii="Times New Roman" w:eastAsia="Times New Roman" w:hAnsi="Times New Roman" w:cs="Times New Roman"/>
            <w:kern w:val="0"/>
            <w14:ligatures w14:val="none"/>
          </w:rPr>
          <w:t xml:space="preserve"> detect napht</w:t>
        </w:r>
      </w:ins>
      <w:ins w:id="47" w:author="Shawn Lewenza" w:date="2025-03-31T21:22:00Z" w16du:dateUtc="2025-04-01T04:22:00Z">
        <w:r w:rsidR="001B52F1">
          <w:rPr>
            <w:rFonts w:ascii="Times New Roman" w:eastAsia="Times New Roman" w:hAnsi="Times New Roman" w:cs="Times New Roman"/>
            <w:kern w:val="0"/>
            <w14:ligatures w14:val="none"/>
          </w:rPr>
          <w:t>h</w:t>
        </w:r>
      </w:ins>
      <w:ins w:id="48" w:author="Shawn Lewenza" w:date="2025-03-31T21:18:00Z" w16du:dateUtc="2025-04-01T04:18:00Z">
        <w:r w:rsidR="001B52F1">
          <w:rPr>
            <w:rFonts w:ascii="Times New Roman" w:eastAsia="Times New Roman" w:hAnsi="Times New Roman" w:cs="Times New Roman"/>
            <w:kern w:val="0"/>
            <w14:ligatures w14:val="none"/>
          </w:rPr>
          <w:t>enic acids within minutes and</w:t>
        </w:r>
      </w:ins>
      <w:r w:rsidRPr="00276864">
        <w:rPr>
          <w:rFonts w:ascii="Times New Roman" w:eastAsia="Times New Roman" w:hAnsi="Times New Roman" w:cs="Times New Roman"/>
          <w:kern w:val="0"/>
          <w14:ligatures w14:val="none"/>
        </w:rPr>
        <w:t xml:space="preserve"> emit light in the presence of NAs, providing an immediate, easy-to-read signal of contamination.</w:t>
      </w:r>
    </w:p>
    <w:p w14:paraId="4BF0CC0A" w14:textId="1A7543C5" w:rsidR="001B52F1" w:rsidRPr="00276864" w:rsidRDefault="001B52F1" w:rsidP="0027686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ins w:id="49" w:author="Shawn Lewenza" w:date="2025-03-31T21:22:00Z" w16du:dateUtc="2025-04-01T04:22:00Z">
        <w:r>
          <w:rPr>
            <w:rFonts w:ascii="Times New Roman" w:eastAsia="Times New Roman" w:hAnsi="Times New Roman" w:cs="Times New Roman"/>
            <w:b/>
            <w:bCs/>
            <w:kern w:val="0"/>
            <w14:ligatures w14:val="none"/>
          </w:rPr>
          <w:t>Quantitative.</w:t>
        </w:r>
        <w:r>
          <w:rPr>
            <w:rFonts w:ascii="Times New Roman" w:eastAsia="Times New Roman" w:hAnsi="Times New Roman" w:cs="Times New Roman"/>
            <w:kern w:val="0"/>
            <w14:ligatures w14:val="none"/>
          </w:rPr>
          <w:t xml:space="preserve"> The biosensors produce light in direct proportion to the concentration of NA in a sample.</w:t>
        </w:r>
      </w:ins>
    </w:p>
    <w:p w14:paraId="08032F66" w14:textId="1ECBFD30" w:rsidR="00276864" w:rsidRPr="00276864" w:rsidRDefault="00276864" w:rsidP="0027686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del w:id="50" w:author="Shawn Lewenza" w:date="2025-03-31T21:19:00Z" w16du:dateUtc="2025-04-01T04:19:00Z">
        <w:r w:rsidRPr="00276864" w:rsidDel="001B52F1">
          <w:rPr>
            <w:rFonts w:ascii="Times New Roman" w:eastAsia="Times New Roman" w:hAnsi="Times New Roman" w:cs="Times New Roman"/>
            <w:b/>
            <w:bCs/>
            <w:kern w:val="0"/>
            <w14:ligatures w14:val="none"/>
          </w:rPr>
          <w:delText xml:space="preserve">High </w:delText>
        </w:r>
        <w:commentRangeStart w:id="51"/>
        <w:r w:rsidRPr="00276864" w:rsidDel="001B52F1">
          <w:rPr>
            <w:rFonts w:ascii="Times New Roman" w:eastAsia="Times New Roman" w:hAnsi="Times New Roman" w:cs="Times New Roman"/>
            <w:b/>
            <w:bCs/>
            <w:kern w:val="0"/>
            <w14:ligatures w14:val="none"/>
          </w:rPr>
          <w:delText>Sensitivity</w:delText>
        </w:r>
      </w:del>
      <w:ins w:id="52" w:author="Shawn Lewenza" w:date="2025-03-31T21:19:00Z" w16du:dateUtc="2025-04-01T04:19:00Z">
        <w:r w:rsidR="001B52F1">
          <w:rPr>
            <w:rFonts w:ascii="Times New Roman" w:eastAsia="Times New Roman" w:hAnsi="Times New Roman" w:cs="Times New Roman"/>
            <w:b/>
            <w:bCs/>
            <w:kern w:val="0"/>
            <w14:ligatures w14:val="none"/>
          </w:rPr>
          <w:t>Specific</w:t>
        </w:r>
      </w:ins>
      <w:commentRangeEnd w:id="51"/>
      <w:ins w:id="53" w:author="Shawn Lewenza" w:date="2025-03-31T21:22:00Z" w16du:dateUtc="2025-04-01T04:22:00Z">
        <w:r w:rsidR="001B52F1">
          <w:rPr>
            <w:rStyle w:val="CommentReference"/>
          </w:rPr>
          <w:commentReference w:id="51"/>
        </w:r>
      </w:ins>
      <w:ins w:id="54" w:author="Shawn Lewenza" w:date="2025-03-31T21:19:00Z" w16du:dateUtc="2025-04-01T04:19:00Z">
        <w:r w:rsidR="001B52F1">
          <w:rPr>
            <w:rFonts w:ascii="Times New Roman" w:eastAsia="Times New Roman" w:hAnsi="Times New Roman" w:cs="Times New Roman"/>
            <w:b/>
            <w:bCs/>
            <w:kern w:val="0"/>
            <w14:ligatures w14:val="none"/>
          </w:rPr>
          <w:t xml:space="preserve"> and Sensitive</w:t>
        </w:r>
      </w:ins>
      <w:r w:rsidRPr="00276864">
        <w:rPr>
          <w:rFonts w:ascii="Times New Roman" w:eastAsia="Times New Roman" w:hAnsi="Times New Roman" w:cs="Times New Roman"/>
          <w:b/>
          <w:bCs/>
          <w:kern w:val="0"/>
          <w14:ligatures w14:val="none"/>
        </w:rPr>
        <w:t>:</w:t>
      </w:r>
      <w:r w:rsidRPr="00276864">
        <w:rPr>
          <w:rFonts w:ascii="Times New Roman" w:eastAsia="Times New Roman" w:hAnsi="Times New Roman" w:cs="Times New Roman"/>
          <w:kern w:val="0"/>
          <w14:ligatures w14:val="none"/>
        </w:rPr>
        <w:t> </w:t>
      </w:r>
      <w:ins w:id="55" w:author="Shawn Lewenza" w:date="2025-03-31T21:19:00Z" w16du:dateUtc="2025-04-01T04:19:00Z">
        <w:r w:rsidR="001B52F1">
          <w:rPr>
            <w:rFonts w:ascii="Times New Roman" w:eastAsia="Times New Roman" w:hAnsi="Times New Roman" w:cs="Times New Roman"/>
            <w:kern w:val="0"/>
            <w14:ligatures w14:val="none"/>
          </w:rPr>
          <w:t xml:space="preserve">Our panel of NA biosensors detect key NA compounds </w:t>
        </w:r>
      </w:ins>
      <w:ins w:id="56" w:author="Shawn Lewenza" w:date="2025-03-31T21:20:00Z" w16du:dateUtc="2025-04-01T04:20:00Z">
        <w:r w:rsidR="001B52F1">
          <w:rPr>
            <w:rFonts w:ascii="Times New Roman" w:eastAsia="Times New Roman" w:hAnsi="Times New Roman" w:cs="Times New Roman"/>
            <w:kern w:val="0"/>
            <w14:ligatures w14:val="none"/>
          </w:rPr>
          <w:t xml:space="preserve">within the complex NA mixtures that </w:t>
        </w:r>
      </w:ins>
      <w:ins w:id="57" w:author="Shawn Lewenza" w:date="2025-03-31T21:19:00Z" w16du:dateUtc="2025-04-01T04:19:00Z">
        <w:r w:rsidR="001B52F1">
          <w:rPr>
            <w:rFonts w:ascii="Times New Roman" w:eastAsia="Times New Roman" w:hAnsi="Times New Roman" w:cs="Times New Roman"/>
            <w:kern w:val="0"/>
            <w14:ligatures w14:val="none"/>
          </w:rPr>
          <w:t xml:space="preserve">represent the major </w:t>
        </w:r>
        <w:proofErr w:type="spellStart"/>
        <w:r w:rsidR="001B52F1">
          <w:rPr>
            <w:rFonts w:ascii="Times New Roman" w:eastAsia="Times New Roman" w:hAnsi="Times New Roman" w:cs="Times New Roman"/>
            <w:kern w:val="0"/>
            <w14:ligatures w14:val="none"/>
          </w:rPr>
          <w:t>clase</w:t>
        </w:r>
      </w:ins>
      <w:ins w:id="58" w:author="Shawn Lewenza" w:date="2025-03-31T21:20:00Z" w16du:dateUtc="2025-04-01T04:20:00Z">
        <w:r w:rsidR="001B52F1">
          <w:rPr>
            <w:rFonts w:ascii="Times New Roman" w:eastAsia="Times New Roman" w:hAnsi="Times New Roman" w:cs="Times New Roman"/>
            <w:kern w:val="0"/>
            <w14:ligatures w14:val="none"/>
          </w:rPr>
          <w:t>s</w:t>
        </w:r>
      </w:ins>
      <w:ins w:id="59" w:author="Shawn Lewenza" w:date="2025-03-31T21:19:00Z" w16du:dateUtc="2025-04-01T04:19:00Z">
        <w:r w:rsidR="001B52F1">
          <w:rPr>
            <w:rFonts w:ascii="Times New Roman" w:eastAsia="Times New Roman" w:hAnsi="Times New Roman" w:cs="Times New Roman"/>
            <w:kern w:val="0"/>
            <w14:ligatures w14:val="none"/>
          </w:rPr>
          <w:t>s</w:t>
        </w:r>
        <w:proofErr w:type="spellEnd"/>
        <w:r w:rsidR="001B52F1">
          <w:rPr>
            <w:rFonts w:ascii="Times New Roman" w:eastAsia="Times New Roman" w:hAnsi="Times New Roman" w:cs="Times New Roman"/>
            <w:kern w:val="0"/>
            <w14:ligatures w14:val="none"/>
          </w:rPr>
          <w:t xml:space="preserve"> of NA </w:t>
        </w:r>
        <w:proofErr w:type="spellStart"/>
        <w:r w:rsidR="001B52F1">
          <w:rPr>
            <w:rFonts w:ascii="Times New Roman" w:eastAsia="Times New Roman" w:hAnsi="Times New Roman" w:cs="Times New Roman"/>
            <w:kern w:val="0"/>
            <w14:ligatures w14:val="none"/>
          </w:rPr>
          <w:t>compounds.</w:t>
        </w:r>
      </w:ins>
      <w:del w:id="60" w:author="Shawn Lewenza" w:date="2025-03-31T21:19:00Z" w16du:dateUtc="2025-04-01T04:19:00Z">
        <w:r w:rsidRPr="00276864" w:rsidDel="001B52F1">
          <w:rPr>
            <w:rFonts w:ascii="Times New Roman" w:eastAsia="Times New Roman" w:hAnsi="Times New Roman" w:cs="Times New Roman"/>
            <w:kern w:val="0"/>
            <w14:ligatures w14:val="none"/>
          </w:rPr>
          <w:delText xml:space="preserve">Detects even low concentrations of NAs, making it an ideal early-warning </w:delText>
        </w:r>
        <w:r w:rsidRPr="00276864" w:rsidDel="001B52F1">
          <w:rPr>
            <w:rFonts w:ascii="Times New Roman" w:eastAsia="Times New Roman" w:hAnsi="Times New Roman" w:cs="Times New Roman"/>
            <w:kern w:val="0"/>
            <w14:ligatures w14:val="none"/>
          </w:rPr>
          <w:lastRenderedPageBreak/>
          <w:delText>system.</w:delText>
        </w:r>
      </w:del>
      <w:ins w:id="61" w:author="Shawn Lewenza" w:date="2025-03-31T21:20:00Z" w16du:dateUtc="2025-04-01T04:20:00Z">
        <w:r w:rsidR="001B52F1">
          <w:rPr>
            <w:rFonts w:ascii="Times New Roman" w:eastAsia="Times New Roman" w:hAnsi="Times New Roman" w:cs="Times New Roman"/>
            <w:kern w:val="0"/>
            <w14:ligatures w14:val="none"/>
          </w:rPr>
          <w:t>The</w:t>
        </w:r>
        <w:proofErr w:type="spellEnd"/>
        <w:r w:rsidR="001B52F1">
          <w:rPr>
            <w:rFonts w:ascii="Times New Roman" w:eastAsia="Times New Roman" w:hAnsi="Times New Roman" w:cs="Times New Roman"/>
            <w:kern w:val="0"/>
            <w14:ligatures w14:val="none"/>
          </w:rPr>
          <w:t xml:space="preserve"> NA biosensors can detect the NA at the concentrations present in most tailings ponds (10 -120 mg/L).</w:t>
        </w:r>
      </w:ins>
    </w:p>
    <w:p w14:paraId="7D3E0D5B" w14:textId="6D3EF9DC" w:rsidR="00276864" w:rsidRPr="00276864" w:rsidRDefault="00276864" w:rsidP="0027686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Scalable &amp; Cost-Effective:</w:t>
      </w:r>
      <w:r w:rsidRPr="00276864">
        <w:rPr>
          <w:rFonts w:ascii="Times New Roman" w:eastAsia="Times New Roman" w:hAnsi="Times New Roman" w:cs="Times New Roman"/>
          <w:kern w:val="0"/>
          <w14:ligatures w14:val="none"/>
        </w:rPr>
        <w:t xml:space="preserve"> Unlike expensive </w:t>
      </w:r>
      <w:ins w:id="62" w:author="Shawn Lewenza" w:date="2025-03-31T21:22:00Z" w16du:dateUtc="2025-04-01T04:22:00Z">
        <w:r w:rsidR="001B52F1">
          <w:rPr>
            <w:rFonts w:ascii="Times New Roman" w:eastAsia="Times New Roman" w:hAnsi="Times New Roman" w:cs="Times New Roman"/>
            <w:kern w:val="0"/>
            <w14:ligatures w14:val="none"/>
          </w:rPr>
          <w:t>analytical chemistry</w:t>
        </w:r>
      </w:ins>
      <w:del w:id="63" w:author="Shawn Lewenza" w:date="2025-03-31T21:22:00Z" w16du:dateUtc="2025-04-01T04:22:00Z">
        <w:r w:rsidRPr="00276864" w:rsidDel="001B52F1">
          <w:rPr>
            <w:rFonts w:ascii="Times New Roman" w:eastAsia="Times New Roman" w:hAnsi="Times New Roman" w:cs="Times New Roman"/>
            <w:kern w:val="0"/>
            <w14:ligatures w14:val="none"/>
          </w:rPr>
          <w:delText>lab</w:delText>
        </w:r>
      </w:del>
      <w:r w:rsidRPr="00276864">
        <w:rPr>
          <w:rFonts w:ascii="Times New Roman" w:eastAsia="Times New Roman" w:hAnsi="Times New Roman" w:cs="Times New Roman"/>
          <w:kern w:val="0"/>
          <w14:ligatures w14:val="none"/>
        </w:rPr>
        <w:t xml:space="preserve"> </w:t>
      </w:r>
      <w:ins w:id="64" w:author="Shawn Lewenza" w:date="2025-03-31T21:23:00Z" w16du:dateUtc="2025-04-01T04:23:00Z">
        <w:r w:rsidR="001B52F1">
          <w:rPr>
            <w:rFonts w:ascii="Times New Roman" w:eastAsia="Times New Roman" w:hAnsi="Times New Roman" w:cs="Times New Roman"/>
            <w:kern w:val="0"/>
            <w14:ligatures w14:val="none"/>
          </w:rPr>
          <w:t>methods</w:t>
        </w:r>
      </w:ins>
      <w:del w:id="65" w:author="Shawn Lewenza" w:date="2025-03-31T21:23:00Z" w16du:dateUtc="2025-04-01T04:23:00Z">
        <w:r w:rsidRPr="00276864" w:rsidDel="001B52F1">
          <w:rPr>
            <w:rFonts w:ascii="Times New Roman" w:eastAsia="Times New Roman" w:hAnsi="Times New Roman" w:cs="Times New Roman"/>
            <w:kern w:val="0"/>
            <w14:ligatures w14:val="none"/>
          </w:rPr>
          <w:delText>t</w:delText>
        </w:r>
      </w:del>
      <w:del w:id="66" w:author="Shawn Lewenza" w:date="2025-03-31T21:22:00Z" w16du:dateUtc="2025-04-01T04:22:00Z">
        <w:r w:rsidRPr="00276864" w:rsidDel="001B52F1">
          <w:rPr>
            <w:rFonts w:ascii="Times New Roman" w:eastAsia="Times New Roman" w:hAnsi="Times New Roman" w:cs="Times New Roman"/>
            <w:kern w:val="0"/>
            <w14:ligatures w14:val="none"/>
          </w:rPr>
          <w:delText>ests</w:delText>
        </w:r>
      </w:del>
      <w:r w:rsidRPr="00276864">
        <w:rPr>
          <w:rFonts w:ascii="Times New Roman" w:eastAsia="Times New Roman" w:hAnsi="Times New Roman" w:cs="Times New Roman"/>
          <w:kern w:val="0"/>
          <w14:ligatures w14:val="none"/>
        </w:rPr>
        <w:t xml:space="preserve"> that require weeks of processing, our biosensors allow high-throughput screening at a fraction of the cost.</w:t>
      </w:r>
    </w:p>
    <w:p w14:paraId="509349D4" w14:textId="77777777" w:rsidR="00276864" w:rsidRPr="00276864" w:rsidRDefault="00276864" w:rsidP="00276864">
      <w:pPr>
        <w:spacing w:after="240" w:line="240" w:lineRule="auto"/>
        <w:rPr>
          <w:rFonts w:ascii="Times New Roman" w:eastAsia="Times New Roman" w:hAnsi="Times New Roman" w:cs="Times New Roman"/>
          <w:kern w:val="0"/>
          <w14:ligatures w14:val="none"/>
        </w:rPr>
      </w:pPr>
    </w:p>
    <w:p w14:paraId="3D8427E7"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Why this Matters</w:t>
      </w:r>
    </w:p>
    <w:p w14:paraId="11FB9340"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0BC5323">
          <v:rect id="_x0000_i1033" alt="" style="width:10in;height:1.5pt;mso-width-percent:0;mso-height-percent:0;mso-width-percent:0;mso-height-percent:0" o:hrpct="0" o:hralign="center" o:hrstd="t" o:hr="t" fillcolor="#a0a0a0" stroked="f"/>
        </w:pict>
      </w:r>
    </w:p>
    <w:p w14:paraId="7B4CB8EA" w14:textId="77777777" w:rsidR="00276864" w:rsidRPr="00276864" w:rsidRDefault="00276864" w:rsidP="00276864">
      <w:pPr>
        <w:spacing w:after="0" w:line="0" w:lineRule="auto"/>
        <w:rPr>
          <w:rFonts w:ascii="Times New Roman" w:eastAsia="Times New Roman" w:hAnsi="Times New Roman" w:cs="Times New Roman"/>
          <w:kern w:val="0"/>
          <w14:ligatures w14:val="none"/>
        </w:rPr>
      </w:pPr>
    </w:p>
    <w:p w14:paraId="495EF1D4" w14:textId="7F97DB65"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Current NA monitoring methods (i.e. Mass Spectrometry) are accurate but suffer from prohibitive costs, slow turnaround times, and limited sampling frequency. This results in low-resolution data, leaving industry and regulators </w:t>
      </w:r>
      <w:r w:rsidRPr="00A04147">
        <w:rPr>
          <w:rFonts w:ascii="Times New Roman" w:eastAsia="Times New Roman" w:hAnsi="Times New Roman" w:cs="Times New Roman"/>
          <w:kern w:val="0"/>
          <w:highlight w:val="cyan"/>
          <w14:ligatures w14:val="none"/>
          <w:rPrChange w:id="67" w:author="Shawn Lewenza" w:date="2025-03-31T21:37:00Z" w16du:dateUtc="2025-04-01T04:37:00Z">
            <w:rPr>
              <w:rFonts w:ascii="Times New Roman" w:eastAsia="Times New Roman" w:hAnsi="Times New Roman" w:cs="Times New Roman"/>
              <w:kern w:val="0"/>
              <w14:ligatures w14:val="none"/>
            </w:rPr>
          </w:rPrChange>
        </w:rPr>
        <w:t>blind to real-time changes.</w:t>
      </w:r>
    </w:p>
    <w:p w14:paraId="5A701F91"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1A77D771"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Luminous biosensors solution allows Oil Sands operators to</w:t>
      </w:r>
      <w:r w:rsidRPr="00276864">
        <w:rPr>
          <w:rFonts w:ascii="Times New Roman" w:eastAsia="Times New Roman" w:hAnsi="Times New Roman" w:cs="Times New Roman"/>
          <w:kern w:val="0"/>
          <w14:ligatures w14:val="none"/>
        </w:rPr>
        <w:t>:</w:t>
      </w:r>
    </w:p>
    <w:p w14:paraId="0290D4C2"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093ECDA1" w14:textId="77777777" w:rsidR="00276864" w:rsidRPr="00276864" w:rsidRDefault="00276864" w:rsidP="0027686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Increase testing frequency</w:t>
      </w:r>
      <w:r w:rsidRPr="00276864">
        <w:rPr>
          <w:rFonts w:ascii="Times New Roman" w:eastAsia="Times New Roman" w:hAnsi="Times New Roman" w:cs="Times New Roman"/>
          <w:kern w:val="0"/>
          <w14:ligatures w14:val="none"/>
        </w:rPr>
        <w:t> across more locations throughout the water cycle, providing a higher-resolution map of NA concentrations.</w:t>
      </w:r>
    </w:p>
    <w:p w14:paraId="496340FA" w14:textId="77777777" w:rsidR="00276864" w:rsidRPr="00276864" w:rsidRDefault="00276864" w:rsidP="0027686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Track changes in near real-time</w:t>
      </w:r>
      <w:r w:rsidRPr="00276864">
        <w:rPr>
          <w:rFonts w:ascii="Times New Roman" w:eastAsia="Times New Roman" w:hAnsi="Times New Roman" w:cs="Times New Roman"/>
          <w:kern w:val="0"/>
          <w14:ligatures w14:val="none"/>
        </w:rPr>
        <w:t>, allowing for proactive management rather than reactive mitigation.</w:t>
      </w:r>
    </w:p>
    <w:p w14:paraId="7FC09D16" w14:textId="77777777" w:rsidR="00276864" w:rsidRPr="00276864" w:rsidRDefault="00276864" w:rsidP="0027686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Reduce environmental risk</w:t>
      </w:r>
      <w:r w:rsidRPr="00276864">
        <w:rPr>
          <w:rFonts w:ascii="Times New Roman" w:eastAsia="Times New Roman" w:hAnsi="Times New Roman" w:cs="Times New Roman"/>
          <w:kern w:val="0"/>
          <w14:ligatures w14:val="none"/>
        </w:rPr>
        <w:t> due to confident and comprehensive NA monitoring data.</w:t>
      </w:r>
    </w:p>
    <w:p w14:paraId="1B574397"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7DC8AF39" w14:textId="77777777" w:rsidR="00276864" w:rsidRPr="00276864" w:rsidRDefault="00276864" w:rsidP="00276864">
      <w:pPr>
        <w:spacing w:after="24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For regulators and local communities, this means greater transparency and trust with clear, consistent data that ensures environmental safety.</w:t>
      </w:r>
    </w:p>
    <w:p w14:paraId="16F726D4"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Beyond Detection: NA Remediation</w:t>
      </w:r>
    </w:p>
    <w:p w14:paraId="22995614"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3CE1406">
          <v:rect id="_x0000_i1032" alt="" style="width:10in;height:1.5pt;mso-width-percent:0;mso-height-percent:0;mso-width-percent:0;mso-height-percent:0" o:hrpct="0" o:hralign="center" o:hrstd="t" o:hr="t" fillcolor="#a0a0a0" stroked="f"/>
        </w:pict>
      </w:r>
    </w:p>
    <w:p w14:paraId="6F88068B" w14:textId="77777777" w:rsidR="00276864" w:rsidRPr="00276864" w:rsidRDefault="00276864" w:rsidP="00276864">
      <w:pPr>
        <w:spacing w:after="0" w:line="0" w:lineRule="auto"/>
        <w:rPr>
          <w:rFonts w:ascii="Times New Roman" w:eastAsia="Times New Roman" w:hAnsi="Times New Roman" w:cs="Times New Roman"/>
          <w:kern w:val="0"/>
          <w14:ligatures w14:val="none"/>
        </w:rPr>
      </w:pPr>
    </w:p>
    <w:p w14:paraId="506FF510" w14:textId="383794B1"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Remediation of NAs in Tailings Ponds is a daunting challenge, as NAs are </w:t>
      </w:r>
      <w:ins w:id="68" w:author="Shawn Lewenza" w:date="2025-03-31T21:39:00Z" w16du:dateUtc="2025-04-01T04:39:00Z">
        <w:r w:rsidR="00A04147">
          <w:rPr>
            <w:rFonts w:ascii="Times New Roman" w:eastAsia="Times New Roman" w:hAnsi="Times New Roman" w:cs="Times New Roman"/>
            <w:kern w:val="0"/>
            <w14:ligatures w14:val="none"/>
          </w:rPr>
          <w:t>toxic and persist</w:t>
        </w:r>
      </w:ins>
      <w:ins w:id="69" w:author="Shawn Lewenza" w:date="2025-03-31T21:40:00Z" w16du:dateUtc="2025-04-01T04:40:00Z">
        <w:r w:rsidR="00A04147">
          <w:rPr>
            <w:rFonts w:ascii="Times New Roman" w:eastAsia="Times New Roman" w:hAnsi="Times New Roman" w:cs="Times New Roman"/>
            <w:kern w:val="0"/>
            <w14:ligatures w14:val="none"/>
          </w:rPr>
          <w:t>ent</w:t>
        </w:r>
      </w:ins>
      <w:r w:rsidRPr="00276864">
        <w:rPr>
          <w:rFonts w:ascii="Times New Roman" w:eastAsia="Times New Roman" w:hAnsi="Times New Roman" w:cs="Times New Roman"/>
          <w:kern w:val="0"/>
          <w14:ligatures w14:val="none"/>
        </w:rPr>
        <w:t xml:space="preserve"> for decades. </w:t>
      </w:r>
    </w:p>
    <w:p w14:paraId="7219364F"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4C456A30" w14:textId="3E8BBB2A"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Luminous BioSolutions are developing our </w:t>
      </w:r>
      <w:ins w:id="70" w:author="Shawn Lewenza" w:date="2025-03-31T21:40:00Z" w16du:dateUtc="2025-04-01T04:40:00Z">
        <w:r w:rsidR="00A04147">
          <w:rPr>
            <w:rFonts w:ascii="Times New Roman" w:eastAsia="Times New Roman" w:hAnsi="Times New Roman" w:cs="Times New Roman"/>
            <w:kern w:val="0"/>
            <w14:ligatures w14:val="none"/>
          </w:rPr>
          <w:t>bacterial</w:t>
        </w:r>
      </w:ins>
      <w:del w:id="71" w:author="Shawn Lewenza" w:date="2025-03-31T21:40:00Z" w16du:dateUtc="2025-04-01T04:40:00Z">
        <w:r w:rsidRPr="00276864" w:rsidDel="00A04147">
          <w:rPr>
            <w:rFonts w:ascii="Times New Roman" w:eastAsia="Times New Roman" w:hAnsi="Times New Roman" w:cs="Times New Roman"/>
            <w:kern w:val="0"/>
            <w14:ligatures w14:val="none"/>
          </w:rPr>
          <w:delText>microbial</w:delText>
        </w:r>
      </w:del>
      <w:r w:rsidRPr="00276864">
        <w:rPr>
          <w:rFonts w:ascii="Times New Roman" w:eastAsia="Times New Roman" w:hAnsi="Times New Roman" w:cs="Times New Roman"/>
          <w:kern w:val="0"/>
          <w14:ligatures w14:val="none"/>
        </w:rPr>
        <w:t xml:space="preserve"> solutions to accelerate remediation efforts by identifying naturally occurring bacteria that can </w:t>
      </w:r>
      <w:ins w:id="72" w:author="Shawn Lewenza" w:date="2025-03-31T21:40:00Z" w16du:dateUtc="2025-04-01T04:40:00Z">
        <w:r w:rsidR="00A04147">
          <w:rPr>
            <w:rFonts w:ascii="Times New Roman" w:eastAsia="Times New Roman" w:hAnsi="Times New Roman" w:cs="Times New Roman"/>
            <w:kern w:val="0"/>
            <w14:ligatures w14:val="none"/>
          </w:rPr>
          <w:t xml:space="preserve">efficiently </w:t>
        </w:r>
      </w:ins>
      <w:r w:rsidRPr="00276864">
        <w:rPr>
          <w:rFonts w:ascii="Times New Roman" w:eastAsia="Times New Roman" w:hAnsi="Times New Roman" w:cs="Times New Roman"/>
          <w:kern w:val="0"/>
          <w14:ligatures w14:val="none"/>
        </w:rPr>
        <w:t>break down NAs.</w:t>
      </w:r>
    </w:p>
    <w:p w14:paraId="1E078616"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21AFBAE2"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How this helps Oil Sands water reclamation:</w:t>
      </w:r>
    </w:p>
    <w:p w14:paraId="6DA12F1D"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5B996285" w14:textId="3373B3DA" w:rsidR="00276864" w:rsidRPr="00276864" w:rsidRDefault="00276864" w:rsidP="0027686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Constructed Wetlands:</w:t>
      </w:r>
      <w:r w:rsidRPr="00276864">
        <w:rPr>
          <w:rFonts w:ascii="Times New Roman" w:eastAsia="Times New Roman" w:hAnsi="Times New Roman" w:cs="Times New Roman"/>
          <w:kern w:val="0"/>
          <w14:ligatures w14:val="none"/>
        </w:rPr>
        <w:t xml:space="preserve"> Our biosensors help </w:t>
      </w:r>
      <w:ins w:id="73" w:author="Shawn Lewenza" w:date="2025-03-31T21:40:00Z" w16du:dateUtc="2025-04-01T04:40:00Z">
        <w:r w:rsidR="00A04147">
          <w:rPr>
            <w:rFonts w:ascii="Times New Roman" w:eastAsia="Times New Roman" w:hAnsi="Times New Roman" w:cs="Times New Roman"/>
            <w:kern w:val="0"/>
            <w14:ligatures w14:val="none"/>
          </w:rPr>
          <w:t xml:space="preserve">identify and </w:t>
        </w:r>
      </w:ins>
      <w:r w:rsidRPr="00276864">
        <w:rPr>
          <w:rFonts w:ascii="Times New Roman" w:eastAsia="Times New Roman" w:hAnsi="Times New Roman" w:cs="Times New Roman"/>
          <w:kern w:val="0"/>
          <w14:ligatures w14:val="none"/>
        </w:rPr>
        <w:t xml:space="preserve">select </w:t>
      </w:r>
      <w:del w:id="74" w:author="Shawn Lewenza" w:date="2025-03-31T21:40:00Z" w16du:dateUtc="2025-04-01T04:40:00Z">
        <w:r w:rsidRPr="00276864" w:rsidDel="00A04147">
          <w:rPr>
            <w:rFonts w:ascii="Times New Roman" w:eastAsia="Times New Roman" w:hAnsi="Times New Roman" w:cs="Times New Roman"/>
            <w:kern w:val="0"/>
            <w14:ligatures w14:val="none"/>
          </w:rPr>
          <w:delText xml:space="preserve">and enhance </w:delText>
        </w:r>
      </w:del>
      <w:r w:rsidRPr="00276864">
        <w:rPr>
          <w:rFonts w:ascii="Times New Roman" w:eastAsia="Times New Roman" w:hAnsi="Times New Roman" w:cs="Times New Roman"/>
          <w:kern w:val="0"/>
          <w14:ligatures w14:val="none"/>
        </w:rPr>
        <w:t>microbial communities that can be used in wetlands to accelerate NA degradation.</w:t>
      </w:r>
    </w:p>
    <w:p w14:paraId="2665733E" w14:textId="09523283" w:rsidR="00276864" w:rsidRPr="00276864" w:rsidRDefault="00276864" w:rsidP="0027686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Bioaugmentation Strategies:</w:t>
      </w:r>
      <w:r w:rsidRPr="00276864">
        <w:rPr>
          <w:rFonts w:ascii="Times New Roman" w:eastAsia="Times New Roman" w:hAnsi="Times New Roman" w:cs="Times New Roman"/>
          <w:kern w:val="0"/>
          <w14:ligatures w14:val="none"/>
        </w:rPr>
        <w:t xml:space="preserve"> We can scale up </w:t>
      </w:r>
      <w:ins w:id="75" w:author="Shawn Lewenza" w:date="2025-03-31T21:41:00Z" w16du:dateUtc="2025-04-01T04:41:00Z">
        <w:r w:rsidR="00A04147">
          <w:rPr>
            <w:rFonts w:ascii="Times New Roman" w:eastAsia="Times New Roman" w:hAnsi="Times New Roman" w:cs="Times New Roman"/>
            <w:kern w:val="0"/>
            <w14:ligatures w14:val="none"/>
          </w:rPr>
          <w:t xml:space="preserve">production of </w:t>
        </w:r>
      </w:ins>
      <w:r w:rsidRPr="00276864">
        <w:rPr>
          <w:rFonts w:ascii="Times New Roman" w:eastAsia="Times New Roman" w:hAnsi="Times New Roman" w:cs="Times New Roman"/>
          <w:kern w:val="0"/>
          <w14:ligatures w14:val="none"/>
        </w:rPr>
        <w:t>the most effective bacteria and introduce them into treatment sites, dramatically improving NA breakdown rates.</w:t>
      </w:r>
    </w:p>
    <w:p w14:paraId="1D02CCB8" w14:textId="77777777" w:rsidR="00276864" w:rsidRPr="00276864" w:rsidRDefault="00276864" w:rsidP="0027686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Continuous Monitoring:</w:t>
      </w:r>
      <w:r w:rsidRPr="00276864">
        <w:rPr>
          <w:rFonts w:ascii="Times New Roman" w:eastAsia="Times New Roman" w:hAnsi="Times New Roman" w:cs="Times New Roman"/>
          <w:kern w:val="0"/>
          <w14:ligatures w14:val="none"/>
        </w:rPr>
        <w:t> Unlike conventional approaches, which rely on infrequent lab tests, biosensors can provide ongoing feedback on remediation progress, ensuring treatment success.</w:t>
      </w:r>
    </w:p>
    <w:p w14:paraId="0F74755B"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01C6D49E" w14:textId="5A2045FE" w:rsidR="00276864" w:rsidRDefault="00276864" w:rsidP="00276864">
      <w:pPr>
        <w:spacing w:after="0" w:line="240" w:lineRule="auto"/>
        <w:rPr>
          <w:ins w:id="76" w:author="Shawn Lewenza" w:date="2025-03-31T21:41:00Z" w16du:dateUtc="2025-04-01T04:41:00Z"/>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This is game-changing for oil sands operators seeking </w:t>
      </w:r>
      <w:r w:rsidRPr="00276864">
        <w:rPr>
          <w:rFonts w:ascii="Times New Roman" w:eastAsia="Times New Roman" w:hAnsi="Times New Roman" w:cs="Times New Roman"/>
          <w:b/>
          <w:bCs/>
          <w:kern w:val="0"/>
          <w14:ligatures w14:val="none"/>
        </w:rPr>
        <w:t>cost-effective, scientifically sound reclamation strategies</w:t>
      </w:r>
      <w:ins w:id="77" w:author="Shawn Lewenza" w:date="2025-03-31T21:41:00Z" w16du:dateUtc="2025-04-01T04:41:00Z">
        <w:r w:rsidR="00A04147">
          <w:rPr>
            <w:rFonts w:ascii="Times New Roman" w:eastAsia="Times New Roman" w:hAnsi="Times New Roman" w:cs="Times New Roman"/>
            <w:b/>
            <w:bCs/>
            <w:kern w:val="0"/>
            <w14:ligatures w14:val="none"/>
          </w:rPr>
          <w:t xml:space="preserve"> </w:t>
        </w:r>
      </w:ins>
      <w:r w:rsidRPr="00276864">
        <w:rPr>
          <w:rFonts w:ascii="Times New Roman" w:eastAsia="Times New Roman" w:hAnsi="Times New Roman" w:cs="Times New Roman"/>
          <w:kern w:val="0"/>
          <w14:ligatures w14:val="none"/>
        </w:rPr>
        <w:t>that align with evolving environmental regulations.</w:t>
      </w:r>
    </w:p>
    <w:p w14:paraId="00842E55" w14:textId="77777777" w:rsidR="00A04147" w:rsidRPr="00276864" w:rsidRDefault="00A04147" w:rsidP="00276864">
      <w:pPr>
        <w:spacing w:after="0" w:line="240" w:lineRule="auto"/>
        <w:rPr>
          <w:rFonts w:ascii="Times New Roman" w:eastAsia="Times New Roman" w:hAnsi="Times New Roman" w:cs="Times New Roman"/>
          <w:kern w:val="0"/>
          <w14:ligatures w14:val="none"/>
        </w:rPr>
      </w:pPr>
    </w:p>
    <w:p w14:paraId="43D7597C"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Data-Driven Environmental Management</w:t>
      </w:r>
    </w:p>
    <w:p w14:paraId="3790CAB5"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3E2E766">
          <v:rect id="_x0000_i1031" alt="" style="width:10in;height:1.5pt;mso-width-percent:0;mso-height-percent:0;mso-width-percent:0;mso-height-percent:0" o:hrpct="0" o:hralign="center" o:hrstd="t" o:hr="t" fillcolor="#a0a0a0" stroked="f"/>
        </w:pict>
      </w:r>
    </w:p>
    <w:p w14:paraId="48BD585F" w14:textId="77777777" w:rsidR="00276864" w:rsidRPr="00276864" w:rsidRDefault="00276864" w:rsidP="00276864">
      <w:pPr>
        <w:spacing w:after="0" w:line="0" w:lineRule="auto"/>
        <w:rPr>
          <w:rFonts w:ascii="Times New Roman" w:eastAsia="Times New Roman" w:hAnsi="Times New Roman" w:cs="Times New Roman"/>
          <w:kern w:val="0"/>
          <w14:ligatures w14:val="none"/>
        </w:rPr>
      </w:pPr>
    </w:p>
    <w:p w14:paraId="22F40D74" w14:textId="40A45AF3"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It is impossible to make any informed decisions without an accurate </w:t>
      </w:r>
      <w:commentRangeStart w:id="78"/>
      <w:del w:id="79" w:author="Shawn Lewenza" w:date="2025-03-31T21:42:00Z" w16du:dateUtc="2025-04-01T04:42:00Z">
        <w:r w:rsidRPr="00276864" w:rsidDel="00A04147">
          <w:rPr>
            <w:rFonts w:ascii="Times New Roman" w:eastAsia="Times New Roman" w:hAnsi="Times New Roman" w:cs="Times New Roman"/>
            <w:kern w:val="0"/>
            <w14:ligatures w14:val="none"/>
          </w:rPr>
          <w:delText>baseline</w:delText>
        </w:r>
      </w:del>
      <w:commentRangeEnd w:id="78"/>
      <w:r w:rsidR="00A04147">
        <w:rPr>
          <w:rStyle w:val="CommentReference"/>
        </w:rPr>
        <w:commentReference w:id="78"/>
      </w:r>
      <w:del w:id="80" w:author="Shawn Lewenza" w:date="2025-03-31T21:42:00Z" w16du:dateUtc="2025-04-01T04:42:00Z">
        <w:r w:rsidRPr="00276864" w:rsidDel="00A04147">
          <w:rPr>
            <w:rFonts w:ascii="Times New Roman" w:eastAsia="Times New Roman" w:hAnsi="Times New Roman" w:cs="Times New Roman"/>
            <w:kern w:val="0"/>
            <w14:ligatures w14:val="none"/>
          </w:rPr>
          <w:delText> </w:delText>
        </w:r>
      </w:del>
      <w:ins w:id="81" w:author="Shawn Lewenza" w:date="2025-03-31T21:42:00Z" w16du:dateUtc="2025-04-01T04:42:00Z">
        <w:r w:rsidR="00A04147">
          <w:rPr>
            <w:rFonts w:ascii="Times New Roman" w:eastAsia="Times New Roman" w:hAnsi="Times New Roman" w:cs="Times New Roman"/>
            <w:kern w:val="0"/>
            <w14:ligatures w14:val="none"/>
          </w:rPr>
          <w:t xml:space="preserve">monitoring process </w:t>
        </w:r>
      </w:ins>
      <w:r w:rsidRPr="00276864">
        <w:rPr>
          <w:rFonts w:ascii="Times New Roman" w:eastAsia="Times New Roman" w:hAnsi="Times New Roman" w:cs="Times New Roman"/>
          <w:kern w:val="0"/>
          <w14:ligatures w14:val="none"/>
        </w:rPr>
        <w:t>of NA concentration</w:t>
      </w:r>
      <w:ins w:id="82" w:author="Shawn Lewenza" w:date="2025-03-31T21:42:00Z" w16du:dateUtc="2025-04-01T04:42:00Z">
        <w:r w:rsidR="00A04147">
          <w:rPr>
            <w:rFonts w:ascii="Times New Roman" w:eastAsia="Times New Roman" w:hAnsi="Times New Roman" w:cs="Times New Roman"/>
            <w:kern w:val="0"/>
            <w14:ligatures w14:val="none"/>
          </w:rPr>
          <w:t>s</w:t>
        </w:r>
      </w:ins>
      <w:r w:rsidRPr="00276864">
        <w:rPr>
          <w:rFonts w:ascii="Times New Roman" w:eastAsia="Times New Roman" w:hAnsi="Times New Roman" w:cs="Times New Roman"/>
          <w:kern w:val="0"/>
          <w14:ligatures w14:val="none"/>
        </w:rPr>
        <w:t xml:space="preserve"> in the tailings ponds and a method to track </w:t>
      </w:r>
      <w:del w:id="83" w:author="Shawn Lewenza" w:date="2025-03-31T21:42:00Z" w16du:dateUtc="2025-04-01T04:42:00Z">
        <w:r w:rsidRPr="00276864" w:rsidDel="00A04147">
          <w:rPr>
            <w:rFonts w:ascii="Times New Roman" w:eastAsia="Times New Roman" w:hAnsi="Times New Roman" w:cs="Times New Roman"/>
            <w:kern w:val="0"/>
            <w14:ligatures w14:val="none"/>
          </w:rPr>
          <w:delText>progress</w:delText>
        </w:r>
      </w:del>
      <w:ins w:id="84" w:author="Shawn Lewenza" w:date="2025-03-31T21:42:00Z" w16du:dateUtc="2025-04-01T04:42:00Z">
        <w:r w:rsidR="00A04147">
          <w:rPr>
            <w:rFonts w:ascii="Times New Roman" w:eastAsia="Times New Roman" w:hAnsi="Times New Roman" w:cs="Times New Roman"/>
            <w:kern w:val="0"/>
            <w14:ligatures w14:val="none"/>
          </w:rPr>
          <w:t>their removal</w:t>
        </w:r>
      </w:ins>
      <w:r w:rsidRPr="00276864">
        <w:rPr>
          <w:rFonts w:ascii="Times New Roman" w:eastAsia="Times New Roman" w:hAnsi="Times New Roman" w:cs="Times New Roman"/>
          <w:kern w:val="0"/>
          <w14:ligatures w14:val="none"/>
        </w:rPr>
        <w:t>.  We have developed an NA monitoring and analytics platform that compiles NA test results in a data hub to provide:</w:t>
      </w:r>
    </w:p>
    <w:p w14:paraId="07B4E5EC"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41E54CDA" w14:textId="77777777" w:rsidR="00276864" w:rsidRPr="00276864" w:rsidRDefault="00276864" w:rsidP="0027686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Real-time tracking of NA levels</w:t>
      </w:r>
      <w:r w:rsidRPr="00276864">
        <w:rPr>
          <w:rFonts w:ascii="Times New Roman" w:eastAsia="Times New Roman" w:hAnsi="Times New Roman" w:cs="Times New Roman"/>
          <w:kern w:val="0"/>
          <w14:ligatures w14:val="none"/>
        </w:rPr>
        <w:t> across multiple sites and throughout the water cycle.</w:t>
      </w:r>
    </w:p>
    <w:p w14:paraId="14C210ED" w14:textId="77777777" w:rsidR="00276864" w:rsidRPr="00276864" w:rsidRDefault="00276864" w:rsidP="0027686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AI-powered trend analysis</w:t>
      </w:r>
      <w:r w:rsidRPr="00276864">
        <w:rPr>
          <w:rFonts w:ascii="Times New Roman" w:eastAsia="Times New Roman" w:hAnsi="Times New Roman" w:cs="Times New Roman"/>
          <w:kern w:val="0"/>
          <w14:ligatures w14:val="none"/>
        </w:rPr>
        <w:t> to predict problem areas before they escalate.</w:t>
      </w:r>
    </w:p>
    <w:p w14:paraId="741023BE" w14:textId="44DEB029" w:rsidR="00276864" w:rsidRPr="00276864" w:rsidRDefault="00276864" w:rsidP="0027686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Regulatory compliance support</w:t>
      </w:r>
      <w:r w:rsidRPr="00276864">
        <w:rPr>
          <w:rFonts w:ascii="Times New Roman" w:eastAsia="Times New Roman" w:hAnsi="Times New Roman" w:cs="Times New Roman"/>
          <w:kern w:val="0"/>
          <w14:ligatures w14:val="none"/>
        </w:rPr>
        <w:t> ensuring all monitoring data is easily</w:t>
      </w:r>
      <w:ins w:id="85" w:author="Shawn Lewenza" w:date="2025-03-31T21:44:00Z" w16du:dateUtc="2025-04-01T04:44:00Z">
        <w:r w:rsidR="00A04147">
          <w:rPr>
            <w:rFonts w:ascii="Times New Roman" w:eastAsia="Times New Roman" w:hAnsi="Times New Roman" w:cs="Times New Roman"/>
            <w:kern w:val="0"/>
            <w14:ligatures w14:val="none"/>
          </w:rPr>
          <w:t xml:space="preserve"> visualized and</w:t>
        </w:r>
      </w:ins>
      <w:r w:rsidRPr="00276864">
        <w:rPr>
          <w:rFonts w:ascii="Times New Roman" w:eastAsia="Times New Roman" w:hAnsi="Times New Roman" w:cs="Times New Roman"/>
          <w:kern w:val="0"/>
          <w14:ligatures w14:val="none"/>
        </w:rPr>
        <w:t xml:space="preserve"> accessible for audits </w:t>
      </w:r>
      <w:commentRangeStart w:id="86"/>
      <w:r w:rsidRPr="00276864">
        <w:rPr>
          <w:rFonts w:ascii="Times New Roman" w:eastAsia="Times New Roman" w:hAnsi="Times New Roman" w:cs="Times New Roman"/>
          <w:kern w:val="0"/>
          <w14:ligatures w14:val="none"/>
        </w:rPr>
        <w:t xml:space="preserve">and public </w:t>
      </w:r>
      <w:commentRangeEnd w:id="86"/>
      <w:r w:rsidR="00A04147">
        <w:rPr>
          <w:rStyle w:val="CommentReference"/>
        </w:rPr>
        <w:commentReference w:id="86"/>
      </w:r>
      <w:ins w:id="87" w:author="Shawn Lewenza" w:date="2025-03-31T21:44:00Z" w16du:dateUtc="2025-04-01T04:44:00Z">
        <w:r w:rsidR="00A04147">
          <w:rPr>
            <w:rFonts w:ascii="Times New Roman" w:eastAsia="Times New Roman" w:hAnsi="Times New Roman" w:cs="Times New Roman"/>
            <w:kern w:val="0"/>
            <w14:ligatures w14:val="none"/>
          </w:rPr>
          <w:t>transparency, if required.</w:t>
        </w:r>
      </w:ins>
      <w:del w:id="88" w:author="Shawn Lewenza" w:date="2025-03-31T21:44:00Z" w16du:dateUtc="2025-04-01T04:44:00Z">
        <w:r w:rsidRPr="00276864" w:rsidDel="00A04147">
          <w:rPr>
            <w:rFonts w:ascii="Times New Roman" w:eastAsia="Times New Roman" w:hAnsi="Times New Roman" w:cs="Times New Roman"/>
            <w:kern w:val="0"/>
            <w14:ligatures w14:val="none"/>
          </w:rPr>
          <w:delText>.</w:delText>
        </w:r>
      </w:del>
    </w:p>
    <w:p w14:paraId="2A383373"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491A8D55" w14:textId="77777777" w:rsidR="00276864" w:rsidRDefault="00276864" w:rsidP="00276864">
      <w:pPr>
        <w:spacing w:after="0" w:line="240" w:lineRule="auto"/>
        <w:rPr>
          <w:ins w:id="89" w:author="Shawn Lewenza" w:date="2025-03-31T21:41:00Z" w16du:dateUtc="2025-04-01T04:41:00Z"/>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Combining biosensor screening with remediation and data analytics, operators, regulators, and stakeholders are empowered with actionable intelligence for better environmental management.</w:t>
      </w:r>
    </w:p>
    <w:p w14:paraId="6F4C7EF5" w14:textId="77777777" w:rsidR="00A04147" w:rsidRPr="00276864" w:rsidRDefault="00A04147" w:rsidP="00276864">
      <w:pPr>
        <w:spacing w:after="0" w:line="240" w:lineRule="auto"/>
        <w:rPr>
          <w:rFonts w:ascii="Times New Roman" w:eastAsia="Times New Roman" w:hAnsi="Times New Roman" w:cs="Times New Roman"/>
          <w:kern w:val="0"/>
          <w14:ligatures w14:val="none"/>
        </w:rPr>
      </w:pPr>
    </w:p>
    <w:p w14:paraId="1AACC575"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A Holistic Approach </w:t>
      </w:r>
    </w:p>
    <w:p w14:paraId="711FC93B"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2D3F6E5">
          <v:rect id="_x0000_i1030" alt="" style="width:10in;height:1.5pt;mso-width-percent:0;mso-height-percent:0;mso-width-percent:0;mso-height-percent:0" o:hrpct="0" o:hralign="center" o:hrstd="t" o:hr="t" fillcolor="#a0a0a0" stroked="f"/>
        </w:pict>
      </w:r>
    </w:p>
    <w:p w14:paraId="6B77D152" w14:textId="77777777" w:rsidR="00276864" w:rsidRPr="00276864" w:rsidRDefault="00276864" w:rsidP="00276864">
      <w:pPr>
        <w:spacing w:after="0" w:line="0" w:lineRule="auto"/>
        <w:rPr>
          <w:rFonts w:ascii="Times New Roman" w:eastAsia="Times New Roman" w:hAnsi="Times New Roman" w:cs="Times New Roman"/>
          <w:kern w:val="0"/>
          <w14:ligatures w14:val="none"/>
        </w:rPr>
      </w:pPr>
    </w:p>
    <w:p w14:paraId="6EA61E6A"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The cost of inaction - both financial and reputational - is too high. </w:t>
      </w:r>
    </w:p>
    <w:p w14:paraId="75E9AA70"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203C741D"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Our biosensors, remediation technologies and data analytics are new, innovative, practical, cost-effective, and scalable.</w:t>
      </w:r>
    </w:p>
    <w:p w14:paraId="4A3F45E4"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78690EFF"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Adopting our strategies enables oil sands operators to improve their environmental performance, rebuild public trust, and accelerate responsible reclamation efforts.</w:t>
      </w:r>
    </w:p>
    <w:p w14:paraId="71713E4D"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206FFEF2" w14:textId="541370CC"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We invite oil sands operators, regulators, and Indigenous, local communities</w:t>
      </w:r>
      <w:ins w:id="90" w:author="Shawn Lewenza" w:date="2025-03-31T21:45:00Z" w16du:dateUtc="2025-04-01T04:45:00Z">
        <w:r w:rsidR="00A04147">
          <w:rPr>
            <w:rFonts w:ascii="Times New Roman" w:eastAsia="Times New Roman" w:hAnsi="Times New Roman" w:cs="Times New Roman"/>
            <w:kern w:val="0"/>
            <w14:ligatures w14:val="none"/>
          </w:rPr>
          <w:t>,</w:t>
        </w:r>
      </w:ins>
      <w:r w:rsidRPr="00276864">
        <w:rPr>
          <w:rFonts w:ascii="Times New Roman" w:eastAsia="Times New Roman" w:hAnsi="Times New Roman" w:cs="Times New Roman"/>
          <w:kern w:val="0"/>
          <w14:ligatures w14:val="none"/>
        </w:rPr>
        <w:t xml:space="preserve"> environmental stakeholders and environmental engineering organizations to collaborate with us.</w:t>
      </w:r>
    </w:p>
    <w:p w14:paraId="03943DD8"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69153639"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Contact us today to explore pilot projects and implementation opportunities.</w:t>
      </w:r>
    </w:p>
    <w:p w14:paraId="6DCE0FBB"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153E6FC6" w14:textId="77777777" w:rsidR="00276864" w:rsidRPr="00276864" w:rsidRDefault="00276864" w:rsidP="00276864">
      <w:pPr>
        <w:spacing w:after="240" w:line="240" w:lineRule="auto"/>
        <w:rPr>
          <w:rFonts w:ascii="Times New Roman" w:eastAsia="Times New Roman" w:hAnsi="Times New Roman" w:cs="Times New Roman"/>
          <w:kern w:val="0"/>
          <w14:ligatures w14:val="none"/>
        </w:rPr>
      </w:pPr>
      <w:hyperlink r:id="rId16" w:history="1">
        <w:r w:rsidRPr="00276864">
          <w:rPr>
            <w:rFonts w:ascii="var(--btn-font-family)" w:eastAsia="Times New Roman" w:hAnsi="var(--btn-font-family)" w:cs="Times New Roman"/>
            <w:color w:val="FFFFFF"/>
            <w:kern w:val="0"/>
            <w:u w:val="single"/>
            <w14:ligatures w14:val="none"/>
          </w:rPr>
          <w:t>Conta</w:t>
        </w:r>
        <w:r w:rsidRPr="00276864">
          <w:rPr>
            <w:rFonts w:ascii="var(--btn-font-family)" w:eastAsia="Times New Roman" w:hAnsi="var(--btn-font-family)" w:cs="Times New Roman"/>
            <w:color w:val="FFFFFF"/>
            <w:kern w:val="0"/>
            <w:u w:val="single"/>
            <w:shd w:val="clear" w:color="auto" w:fill="000000"/>
            <w14:ligatures w14:val="none"/>
          </w:rPr>
          <w:t>​</w:t>
        </w:r>
        <w:proofErr w:type="spellStart"/>
        <w:r w:rsidRPr="00276864">
          <w:rPr>
            <w:rFonts w:ascii="var(--btn-font-family)" w:eastAsia="Times New Roman" w:hAnsi="var(--btn-font-family)" w:cs="Times New Roman"/>
            <w:color w:val="FFFFFF"/>
            <w:kern w:val="0"/>
            <w:u w:val="single"/>
            <w14:ligatures w14:val="none"/>
          </w:rPr>
          <w:t>ct</w:t>
        </w:r>
        <w:proofErr w:type="spellEnd"/>
        <w:r w:rsidRPr="00276864">
          <w:rPr>
            <w:rFonts w:ascii="var(--btn-font-family)" w:eastAsia="Times New Roman" w:hAnsi="var(--btn-font-family)" w:cs="Times New Roman"/>
            <w:color w:val="FFFFFF"/>
            <w:kern w:val="0"/>
            <w:u w:val="single"/>
            <w14:ligatures w14:val="none"/>
          </w:rPr>
          <w:t xml:space="preserve"> Us</w:t>
        </w:r>
      </w:hyperlink>
    </w:p>
    <w:p w14:paraId="1752B5B5" w14:textId="77777777" w:rsidR="00276864" w:rsidRPr="00276864" w:rsidRDefault="00276864" w:rsidP="00276864">
      <w:pPr>
        <w:spacing w:after="100" w:afterAutospacing="1" w:line="240" w:lineRule="auto"/>
        <w:outlineLvl w:val="4"/>
        <w:rPr>
          <w:rFonts w:ascii="Arial" w:eastAsia="Times New Roman" w:hAnsi="Arial" w:cs="Arial"/>
          <w:color w:val="FFFFFF"/>
          <w:kern w:val="0"/>
          <w:sz w:val="20"/>
          <w:szCs w:val="20"/>
          <w14:ligatures w14:val="none"/>
        </w:rPr>
      </w:pPr>
      <w:r w:rsidRPr="00276864">
        <w:rPr>
          <w:rFonts w:ascii="Arial" w:eastAsia="Times New Roman" w:hAnsi="Arial" w:cs="Arial"/>
          <w:color w:val="FFFFFF"/>
          <w:kern w:val="0"/>
          <w:sz w:val="20"/>
          <w:szCs w:val="20"/>
          <w14:ligatures w14:val="none"/>
        </w:rPr>
        <w:t>About us</w:t>
      </w:r>
    </w:p>
    <w:p w14:paraId="5B118BC3" w14:textId="4A5BC9E2" w:rsidR="00276864" w:rsidRPr="00276864" w:rsidRDefault="00276864" w:rsidP="00276864">
      <w:pPr>
        <w:spacing w:after="24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Luminous is a startup, but our </w:t>
      </w:r>
      <w:proofErr w:type="spellStart"/>
      <w:r w:rsidRPr="00276864">
        <w:rPr>
          <w:rFonts w:ascii="Times New Roman" w:eastAsia="Times New Roman" w:hAnsi="Times New Roman" w:cs="Times New Roman"/>
          <w:kern w:val="0"/>
          <w14:ligatures w14:val="none"/>
        </w:rPr>
        <w:t>BioSensors</w:t>
      </w:r>
      <w:proofErr w:type="spellEnd"/>
      <w:r w:rsidRPr="00276864">
        <w:rPr>
          <w:rFonts w:ascii="Times New Roman" w:eastAsia="Times New Roman" w:hAnsi="Times New Roman" w:cs="Times New Roman"/>
          <w:kern w:val="0"/>
          <w14:ligatures w14:val="none"/>
        </w:rPr>
        <w:t xml:space="preserve"> have been in development for over a decade, reflecting </w:t>
      </w:r>
      <w:del w:id="91" w:author="Shawn Lewenza" w:date="2025-03-31T21:47:00Z" w16du:dateUtc="2025-04-01T04:47:00Z">
        <w:r w:rsidRPr="00276864" w:rsidDel="001D2F02">
          <w:rPr>
            <w:rFonts w:ascii="Times New Roman" w:eastAsia="Times New Roman" w:hAnsi="Times New Roman" w:cs="Times New Roman"/>
            <w:kern w:val="0"/>
            <w14:ligatures w14:val="none"/>
          </w:rPr>
          <w:delText>countless hours</w:delText>
        </w:r>
      </w:del>
      <w:ins w:id="92" w:author="Shawn Lewenza" w:date="2025-03-31T21:47:00Z" w16du:dateUtc="2025-04-01T04:47:00Z">
        <w:r w:rsidR="001D2F02">
          <w:rPr>
            <w:rFonts w:ascii="Times New Roman" w:eastAsia="Times New Roman" w:hAnsi="Times New Roman" w:cs="Times New Roman"/>
            <w:kern w:val="0"/>
            <w14:ligatures w14:val="none"/>
          </w:rPr>
          <w:t>years</w:t>
        </w:r>
      </w:ins>
      <w:r w:rsidRPr="00276864">
        <w:rPr>
          <w:rFonts w:ascii="Times New Roman" w:eastAsia="Times New Roman" w:hAnsi="Times New Roman" w:cs="Times New Roman"/>
          <w:kern w:val="0"/>
          <w14:ligatures w14:val="none"/>
        </w:rPr>
        <w:t xml:space="preserve"> of research and </w:t>
      </w:r>
      <w:del w:id="93" w:author="Shawn Lewenza" w:date="2025-03-31T21:47:00Z" w16du:dateUtc="2025-04-01T04:47:00Z">
        <w:r w:rsidRPr="00276864" w:rsidDel="001D2F02">
          <w:rPr>
            <w:rFonts w:ascii="Times New Roman" w:eastAsia="Times New Roman" w:hAnsi="Times New Roman" w:cs="Times New Roman"/>
            <w:kern w:val="0"/>
            <w14:ligatures w14:val="none"/>
          </w:rPr>
          <w:delText>refinement.</w:delText>
        </w:r>
      </w:del>
      <w:ins w:id="94" w:author="Shawn Lewenza" w:date="2025-03-31T21:47:00Z" w16du:dateUtc="2025-04-01T04:47:00Z">
        <w:r w:rsidR="001D2F02">
          <w:rPr>
            <w:rFonts w:ascii="Times New Roman" w:eastAsia="Times New Roman" w:hAnsi="Times New Roman" w:cs="Times New Roman"/>
            <w:kern w:val="0"/>
            <w14:ligatures w14:val="none"/>
          </w:rPr>
          <w:t>optimization.</w:t>
        </w:r>
      </w:ins>
      <w:r w:rsidRPr="00276864">
        <w:rPr>
          <w:rFonts w:ascii="Times New Roman" w:eastAsia="Times New Roman" w:hAnsi="Times New Roman" w:cs="Times New Roman"/>
          <w:kern w:val="0"/>
          <w14:ligatures w14:val="none"/>
        </w:rPr>
        <w:t> </w:t>
      </w:r>
    </w:p>
    <w:p w14:paraId="4B2B9BB8" w14:textId="77777777" w:rsidR="00276864" w:rsidRDefault="00276864" w:rsidP="00276864">
      <w:pPr>
        <w:spacing w:after="24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The founding team brings decades of experience in bioscience and information technology. This deep well of experience means we are hitting the ground running with proven science and a sharp vision.</w:t>
      </w:r>
    </w:p>
    <w:p w14:paraId="2449CDD9" w14:textId="77777777" w:rsidR="00276864" w:rsidRDefault="00276864" w:rsidP="00276864">
      <w:pPr>
        <w:spacing w:after="240" w:line="240" w:lineRule="auto"/>
        <w:jc w:val="both"/>
        <w:rPr>
          <w:rFonts w:ascii="Times New Roman" w:eastAsia="Times New Roman" w:hAnsi="Times New Roman" w:cs="Times New Roman"/>
          <w:kern w:val="0"/>
          <w14:ligatures w14:val="none"/>
        </w:rPr>
      </w:pPr>
    </w:p>
    <w:p w14:paraId="1EEFEC10" w14:textId="2E5BF8BE" w:rsidR="00276864" w:rsidRDefault="00276864" w:rsidP="00276864">
      <w:pPr>
        <w:spacing w:after="240"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p w14:paraId="68200B5A" w14:textId="77777777" w:rsidR="00276864" w:rsidRPr="00276864" w:rsidRDefault="00276864" w:rsidP="00276864">
      <w:pPr>
        <w:spacing w:after="100" w:afterAutospacing="1" w:line="240" w:lineRule="auto"/>
        <w:outlineLvl w:val="0"/>
        <w:rPr>
          <w:rFonts w:ascii="Arial" w:eastAsia="Times New Roman" w:hAnsi="Arial" w:cs="Arial"/>
          <w:kern w:val="36"/>
          <w:sz w:val="48"/>
          <w:szCs w:val="48"/>
          <w14:ligatures w14:val="none"/>
        </w:rPr>
      </w:pPr>
      <w:r w:rsidRPr="00276864">
        <w:rPr>
          <w:rFonts w:ascii="Arial" w:eastAsia="Times New Roman" w:hAnsi="Arial" w:cs="Arial"/>
          <w:kern w:val="36"/>
          <w:sz w:val="48"/>
          <w:szCs w:val="48"/>
          <w14:ligatures w14:val="none"/>
        </w:rPr>
        <w:t>Bacterial Biosensors for Detecting Naphthenic Acids (NA's) </w:t>
      </w:r>
    </w:p>
    <w:p w14:paraId="306070F6"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Research Summary</w:t>
      </w:r>
    </w:p>
    <w:p w14:paraId="7EDA4B1B" w14:textId="77777777" w:rsidR="00276864" w:rsidRPr="00276864" w:rsidRDefault="00276864" w:rsidP="00276864">
      <w:pPr>
        <w:spacing w:after="0" w:line="240" w:lineRule="auto"/>
        <w:jc w:val="center"/>
        <w:rPr>
          <w:rFonts w:ascii="Times New Roman" w:eastAsia="Times New Roman" w:hAnsi="Times New Roman" w:cs="Times New Roman"/>
          <w:kern w:val="0"/>
          <w14:ligatures w14:val="none"/>
        </w:rPr>
      </w:pPr>
    </w:p>
    <w:p w14:paraId="17803E6D" w14:textId="77777777" w:rsidR="00276864" w:rsidRPr="00276864" w:rsidRDefault="00276864" w:rsidP="00276864">
      <w:pPr>
        <w:shd w:val="clear" w:color="auto" w:fill="FFFFFF"/>
        <w:spacing w:after="0" w:line="240" w:lineRule="auto"/>
        <w:rPr>
          <w:rFonts w:ascii="Times New Roman" w:eastAsia="Times New Roman" w:hAnsi="Times New Roman" w:cs="Times New Roman"/>
          <w:color w:val="212529"/>
          <w:kern w:val="0"/>
          <w14:ligatures w14:val="none"/>
        </w:rPr>
      </w:pPr>
      <w:hyperlink r:id="rId17" w:anchor="table_of_content_heading_1_6" w:history="1">
        <w:r w:rsidRPr="00276864">
          <w:rPr>
            <w:rFonts w:ascii="Times New Roman" w:eastAsia="Times New Roman" w:hAnsi="Times New Roman" w:cs="Times New Roman"/>
            <w:color w:val="0000FF"/>
            <w:kern w:val="0"/>
            <w:u w:val="single"/>
            <w:bdr w:val="none" w:sz="0" w:space="0" w:color="auto" w:frame="1"/>
            <w14:ligatures w14:val="none"/>
          </w:rPr>
          <w:t>NA's </w:t>
        </w:r>
      </w:hyperlink>
      <w:hyperlink r:id="rId18" w:anchor="table_of_content_heading_1_7" w:history="1">
        <w:r w:rsidRPr="00276864">
          <w:rPr>
            <w:rFonts w:ascii="Times New Roman" w:eastAsia="Times New Roman" w:hAnsi="Times New Roman" w:cs="Times New Roman"/>
            <w:color w:val="0000FF"/>
            <w:kern w:val="0"/>
            <w:u w:val="single"/>
            <w:bdr w:val="none" w:sz="0" w:space="0" w:color="auto" w:frame="1"/>
            <w14:ligatures w14:val="none"/>
          </w:rPr>
          <w:t xml:space="preserve">Environmental </w:t>
        </w:r>
        <w:proofErr w:type="spellStart"/>
        <w:r w:rsidRPr="00276864">
          <w:rPr>
            <w:rFonts w:ascii="Times New Roman" w:eastAsia="Times New Roman" w:hAnsi="Times New Roman" w:cs="Times New Roman"/>
            <w:color w:val="0000FF"/>
            <w:kern w:val="0"/>
            <w:u w:val="single"/>
            <w:bdr w:val="none" w:sz="0" w:space="0" w:color="auto" w:frame="1"/>
            <w14:ligatures w14:val="none"/>
          </w:rPr>
          <w:t>Impact</w:t>
        </w:r>
      </w:hyperlink>
      <w:hyperlink r:id="rId19" w:anchor="table_of_content_heading_1_2" w:history="1">
        <w:r w:rsidRPr="00276864">
          <w:rPr>
            <w:rFonts w:ascii="Times New Roman" w:eastAsia="Times New Roman" w:hAnsi="Times New Roman" w:cs="Times New Roman"/>
            <w:color w:val="0000FF"/>
            <w:kern w:val="0"/>
            <w:u w:val="single"/>
            <w:bdr w:val="none" w:sz="0" w:space="0" w:color="auto" w:frame="1"/>
            <w14:ligatures w14:val="none"/>
          </w:rPr>
          <w:t>Technology</w:t>
        </w:r>
        <w:proofErr w:type="spellEnd"/>
        <w:r w:rsidRPr="00276864">
          <w:rPr>
            <w:rFonts w:ascii="Times New Roman" w:eastAsia="Times New Roman" w:hAnsi="Times New Roman" w:cs="Times New Roman"/>
            <w:color w:val="0000FF"/>
            <w:kern w:val="0"/>
            <w:u w:val="single"/>
            <w:bdr w:val="none" w:sz="0" w:space="0" w:color="auto" w:frame="1"/>
            <w14:ligatures w14:val="none"/>
          </w:rPr>
          <w:t> </w:t>
        </w:r>
        <w:proofErr w:type="spellStart"/>
        <w:r w:rsidRPr="00276864">
          <w:rPr>
            <w:rFonts w:ascii="Times New Roman" w:eastAsia="Times New Roman" w:hAnsi="Times New Roman" w:cs="Times New Roman"/>
            <w:color w:val="0000FF"/>
            <w:kern w:val="0"/>
            <w:u w:val="single"/>
            <w:bdr w:val="none" w:sz="0" w:space="0" w:color="auto" w:frame="1"/>
            <w14:ligatures w14:val="none"/>
          </w:rPr>
          <w:t>Opportunities</w:t>
        </w:r>
      </w:hyperlink>
      <w:hyperlink r:id="rId20" w:anchor="table_of_content_heading_1_3" w:history="1">
        <w:r w:rsidRPr="00276864">
          <w:rPr>
            <w:rFonts w:ascii="Times New Roman" w:eastAsia="Times New Roman" w:hAnsi="Times New Roman" w:cs="Times New Roman"/>
            <w:color w:val="0000FF"/>
            <w:kern w:val="0"/>
            <w:u w:val="single"/>
            <w:bdr w:val="none" w:sz="0" w:space="0" w:color="auto" w:frame="1"/>
            <w14:ligatures w14:val="none"/>
          </w:rPr>
          <w:t>Regulatory</w:t>
        </w:r>
        <w:proofErr w:type="spellEnd"/>
        <w:r w:rsidRPr="00276864">
          <w:rPr>
            <w:rFonts w:ascii="Times New Roman" w:eastAsia="Times New Roman" w:hAnsi="Times New Roman" w:cs="Times New Roman"/>
            <w:color w:val="0000FF"/>
            <w:kern w:val="0"/>
            <w:u w:val="single"/>
            <w:bdr w:val="none" w:sz="0" w:space="0" w:color="auto" w:frame="1"/>
            <w14:ligatures w14:val="none"/>
          </w:rPr>
          <w:t xml:space="preserve"> </w:t>
        </w:r>
        <w:proofErr w:type="spellStart"/>
        <w:r w:rsidRPr="00276864">
          <w:rPr>
            <w:rFonts w:ascii="Times New Roman" w:eastAsia="Times New Roman" w:hAnsi="Times New Roman" w:cs="Times New Roman"/>
            <w:color w:val="0000FF"/>
            <w:kern w:val="0"/>
            <w:u w:val="single"/>
            <w:bdr w:val="none" w:sz="0" w:space="0" w:color="auto" w:frame="1"/>
            <w14:ligatures w14:val="none"/>
          </w:rPr>
          <w:t>Concerns</w:t>
        </w:r>
      </w:hyperlink>
      <w:hyperlink r:id="rId21" w:anchor="table_of_content_heading_1_4" w:history="1">
        <w:r w:rsidRPr="00276864">
          <w:rPr>
            <w:rFonts w:ascii="Times New Roman" w:eastAsia="Times New Roman" w:hAnsi="Times New Roman" w:cs="Times New Roman"/>
            <w:color w:val="0000FF"/>
            <w:kern w:val="0"/>
            <w:u w:val="single"/>
            <w:bdr w:val="none" w:sz="0" w:space="0" w:color="auto" w:frame="1"/>
            <w14:ligatures w14:val="none"/>
          </w:rPr>
          <w:t>Economic</w:t>
        </w:r>
        <w:proofErr w:type="spellEnd"/>
        <w:r w:rsidRPr="00276864">
          <w:rPr>
            <w:rFonts w:ascii="Times New Roman" w:eastAsia="Times New Roman" w:hAnsi="Times New Roman" w:cs="Times New Roman"/>
            <w:color w:val="0000FF"/>
            <w:kern w:val="0"/>
            <w:u w:val="single"/>
            <w:bdr w:val="none" w:sz="0" w:space="0" w:color="auto" w:frame="1"/>
            <w14:ligatures w14:val="none"/>
          </w:rPr>
          <w:t xml:space="preserve"> </w:t>
        </w:r>
        <w:proofErr w:type="spellStart"/>
        <w:r w:rsidRPr="00276864">
          <w:rPr>
            <w:rFonts w:ascii="Times New Roman" w:eastAsia="Times New Roman" w:hAnsi="Times New Roman" w:cs="Times New Roman"/>
            <w:color w:val="0000FF"/>
            <w:kern w:val="0"/>
            <w:u w:val="single"/>
            <w:bdr w:val="none" w:sz="0" w:space="0" w:color="auto" w:frame="1"/>
            <w14:ligatures w14:val="none"/>
          </w:rPr>
          <w:t>Viability</w:t>
        </w:r>
      </w:hyperlink>
      <w:hyperlink r:id="rId22" w:anchor="table_of_content_heading_1_5" w:history="1">
        <w:r w:rsidRPr="00276864">
          <w:rPr>
            <w:rFonts w:ascii="Times New Roman" w:eastAsia="Times New Roman" w:hAnsi="Times New Roman" w:cs="Times New Roman"/>
            <w:color w:val="0000FF"/>
            <w:kern w:val="0"/>
            <w:u w:val="single"/>
            <w:bdr w:val="none" w:sz="0" w:space="0" w:color="auto" w:frame="1"/>
            <w14:ligatures w14:val="none"/>
          </w:rPr>
          <w:t>Business</w:t>
        </w:r>
        <w:proofErr w:type="spellEnd"/>
        <w:r w:rsidRPr="00276864">
          <w:rPr>
            <w:rFonts w:ascii="Times New Roman" w:eastAsia="Times New Roman" w:hAnsi="Times New Roman" w:cs="Times New Roman"/>
            <w:color w:val="0000FF"/>
            <w:kern w:val="0"/>
            <w:u w:val="single"/>
            <w:bdr w:val="none" w:sz="0" w:space="0" w:color="auto" w:frame="1"/>
            <w14:ligatures w14:val="none"/>
          </w:rPr>
          <w:t xml:space="preserve"> Opportunity</w:t>
        </w:r>
      </w:hyperlink>
    </w:p>
    <w:p w14:paraId="2DE79991" w14:textId="036AB59D"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NA's </w:t>
      </w:r>
      <w:ins w:id="95" w:author="Shawn Lewenza" w:date="2025-03-31T23:03:00Z" w16du:dateUtc="2025-04-01T06:03:00Z">
        <w:r w:rsidR="007C4874">
          <w:rPr>
            <w:rFonts w:ascii="Arial" w:eastAsia="Times New Roman" w:hAnsi="Arial" w:cs="Arial"/>
            <w:kern w:val="0"/>
            <w:sz w:val="36"/>
            <w:szCs w:val="36"/>
            <w14:ligatures w14:val="none"/>
          </w:rPr>
          <w:t xml:space="preserve">-NOTHING HERE BUT I COULD ADD SOME NA CHEMISTRY </w:t>
        </w:r>
      </w:ins>
      <w:ins w:id="96" w:author="Shawn Lewenza" w:date="2025-03-31T23:04:00Z" w16du:dateUtc="2025-04-01T06:04:00Z">
        <w:r w:rsidR="007C4874">
          <w:rPr>
            <w:rFonts w:ascii="Arial" w:eastAsia="Times New Roman" w:hAnsi="Arial" w:cs="Arial"/>
            <w:kern w:val="0"/>
            <w:sz w:val="36"/>
            <w:szCs w:val="36"/>
            <w14:ligatures w14:val="none"/>
          </w:rPr>
          <w:t>DETAIOLS</w:t>
        </w:r>
      </w:ins>
    </w:p>
    <w:p w14:paraId="28FB0B78"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Environmental Impact</w:t>
      </w:r>
    </w:p>
    <w:p w14:paraId="41F3D27C"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8B36391">
          <v:rect id="_x0000_i1029" alt="" style="width:10in;height:1.5pt;mso-width-percent:0;mso-height-percent:0;mso-width-percent:0;mso-height-percent:0" o:hrpct="0" o:hralign="center" o:hrstd="t" o:hr="t" fillcolor="#a0a0a0" stroked="f"/>
        </w:pict>
      </w:r>
    </w:p>
    <w:p w14:paraId="41DEBB5C"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Naphthenic acids (NAs) in oil sands tailings ponds are recognized as a major source of toxicity to the environment.  </w:t>
      </w:r>
    </w:p>
    <w:p w14:paraId="18C689DF"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13A3F480"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They are the primary contributors to the toxicity of Oil Sands Processed Water (OSPW) and have demonstrated harmful effects on a wide range of organisms, including </w:t>
      </w:r>
      <w:del w:id="97" w:author="Shawn Lewenza" w:date="2025-03-31T21:49:00Z" w16du:dateUtc="2025-04-01T04:49:00Z">
        <w:r w:rsidRPr="00276864" w:rsidDel="0098496B">
          <w:rPr>
            <w:rFonts w:ascii="Times New Roman" w:eastAsia="Times New Roman" w:hAnsi="Times New Roman" w:cs="Times New Roman"/>
            <w:kern w:val="0"/>
            <w14:ligatures w14:val="none"/>
          </w:rPr>
          <w:delText>microbes,</w:delText>
        </w:r>
      </w:del>
      <w:r w:rsidRPr="00276864">
        <w:rPr>
          <w:rFonts w:ascii="Times New Roman" w:eastAsia="Times New Roman" w:hAnsi="Times New Roman" w:cs="Times New Roman"/>
          <w:kern w:val="0"/>
          <w14:ligatures w14:val="none"/>
        </w:rPr>
        <w:t xml:space="preserve"> plants, fish, amphibians, birds, and mammals. </w:t>
      </w:r>
    </w:p>
    <w:p w14:paraId="13E786BA"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34285833" w14:textId="4B40BC53"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Many NA compounds are persistent; complex multi-ring</w:t>
      </w:r>
      <w:ins w:id="98" w:author="Shawn Lewenza" w:date="2025-03-31T21:49:00Z" w16du:dateUtc="2025-04-01T04:49:00Z">
        <w:r w:rsidR="0098496B">
          <w:rPr>
            <w:rFonts w:ascii="Times New Roman" w:eastAsia="Times New Roman" w:hAnsi="Times New Roman" w:cs="Times New Roman"/>
            <w:kern w:val="0"/>
            <w14:ligatures w14:val="none"/>
          </w:rPr>
          <w:t xml:space="preserve"> structures</w:t>
        </w:r>
      </w:ins>
      <w:del w:id="99" w:author="Shawn Lewenza" w:date="2025-03-31T21:49:00Z" w16du:dateUtc="2025-04-01T04:49:00Z">
        <w:r w:rsidRPr="00276864" w:rsidDel="0098496B">
          <w:rPr>
            <w:rFonts w:ascii="Times New Roman" w:eastAsia="Times New Roman" w:hAnsi="Times New Roman" w:cs="Times New Roman"/>
            <w:kern w:val="0"/>
            <w14:ligatures w14:val="none"/>
          </w:rPr>
          <w:delText xml:space="preserve"> NAs</w:delText>
        </w:r>
      </w:del>
      <w:r w:rsidRPr="00276864">
        <w:rPr>
          <w:rFonts w:ascii="Times New Roman" w:eastAsia="Times New Roman" w:hAnsi="Times New Roman" w:cs="Times New Roman"/>
          <w:kern w:val="0"/>
          <w14:ligatures w14:val="none"/>
        </w:rPr>
        <w:t xml:space="preserve"> resist biodegradation and can remain in water for prolonged periods.  As a result, tailings ponds containing OSPW pose a long-term threat to nearby aquatic life, wildlife and humans if contaminants seep or are released into rivers and wetlands.</w:t>
      </w:r>
    </w:p>
    <w:p w14:paraId="0ACC7313"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60674B82" w14:textId="0C922325" w:rsidR="00276864" w:rsidRPr="00276864" w:rsidRDefault="00276864" w:rsidP="00276864">
      <w:pPr>
        <w:spacing w:after="24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The scale of the issue is enormous – over 1.4 trillion litres of </w:t>
      </w:r>
      <w:del w:id="100" w:author="Shawn Lewenza" w:date="2025-03-31T21:52:00Z" w16du:dateUtc="2025-04-01T04:52:00Z">
        <w:r w:rsidRPr="00276864" w:rsidDel="0098496B">
          <w:rPr>
            <w:rFonts w:ascii="Times New Roman" w:eastAsia="Times New Roman" w:hAnsi="Times New Roman" w:cs="Times New Roman"/>
            <w:kern w:val="0"/>
            <w14:ligatures w14:val="none"/>
          </w:rPr>
          <w:delText xml:space="preserve">OSPW </w:delText>
        </w:r>
      </w:del>
      <w:ins w:id="101" w:author="Shawn Lewenza" w:date="2025-03-31T21:52:00Z" w16du:dateUtc="2025-04-01T04:52:00Z">
        <w:r w:rsidR="0098496B">
          <w:rPr>
            <w:rFonts w:ascii="Times New Roman" w:eastAsia="Times New Roman" w:hAnsi="Times New Roman" w:cs="Times New Roman"/>
            <w:kern w:val="0"/>
            <w14:ligatures w14:val="none"/>
          </w:rPr>
          <w:t xml:space="preserve">total find tailings </w:t>
        </w:r>
      </w:ins>
      <w:r w:rsidRPr="00276864">
        <w:rPr>
          <w:rFonts w:ascii="Times New Roman" w:eastAsia="Times New Roman" w:hAnsi="Times New Roman" w:cs="Times New Roman"/>
          <w:kern w:val="0"/>
          <w14:ligatures w14:val="none"/>
        </w:rPr>
        <w:t>ha</w:t>
      </w:r>
      <w:ins w:id="102" w:author="Shawn Lewenza" w:date="2025-03-31T21:52:00Z" w16du:dateUtc="2025-04-01T04:52:00Z">
        <w:r w:rsidR="0098496B">
          <w:rPr>
            <w:rFonts w:ascii="Times New Roman" w:eastAsia="Times New Roman" w:hAnsi="Times New Roman" w:cs="Times New Roman"/>
            <w:kern w:val="0"/>
            <w14:ligatures w14:val="none"/>
          </w:rPr>
          <w:t>ve</w:t>
        </w:r>
      </w:ins>
      <w:del w:id="103" w:author="Shawn Lewenza" w:date="2025-03-31T21:52:00Z" w16du:dateUtc="2025-04-01T04:52:00Z">
        <w:r w:rsidRPr="00276864" w:rsidDel="0098496B">
          <w:rPr>
            <w:rFonts w:ascii="Times New Roman" w:eastAsia="Times New Roman" w:hAnsi="Times New Roman" w:cs="Times New Roman"/>
            <w:kern w:val="0"/>
            <w14:ligatures w14:val="none"/>
          </w:rPr>
          <w:delText>s</w:delText>
        </w:r>
      </w:del>
      <w:r w:rsidRPr="00276864">
        <w:rPr>
          <w:rFonts w:ascii="Times New Roman" w:eastAsia="Times New Roman" w:hAnsi="Times New Roman" w:cs="Times New Roman"/>
          <w:kern w:val="0"/>
          <w14:ligatures w14:val="none"/>
        </w:rPr>
        <w:t xml:space="preserve"> accumulated in Alberta’s tailings ponds</w:t>
      </w:r>
      <w:ins w:id="104" w:author="Shawn Lewenza" w:date="2025-03-31T21:56:00Z" w16du:dateUtc="2025-04-01T04:56:00Z">
        <w:r w:rsidR="0098496B">
          <w:rPr>
            <w:rFonts w:ascii="Times New Roman" w:eastAsia="Times New Roman" w:hAnsi="Times New Roman" w:cs="Times New Roman"/>
            <w:kern w:val="0"/>
            <w14:ligatures w14:val="none"/>
          </w:rPr>
          <w:t>. There is constant need for fresh water</w:t>
        </w:r>
      </w:ins>
      <w:ins w:id="105" w:author="Shawn Lewenza" w:date="2025-03-31T21:57:00Z" w16du:dateUtc="2025-04-01T04:57:00Z">
        <w:r w:rsidR="0098496B">
          <w:rPr>
            <w:rFonts w:ascii="Times New Roman" w:eastAsia="Times New Roman" w:hAnsi="Times New Roman" w:cs="Times New Roman"/>
            <w:kern w:val="0"/>
            <w14:ligatures w14:val="none"/>
          </w:rPr>
          <w:t xml:space="preserve"> for continued </w:t>
        </w:r>
      </w:ins>
      <w:ins w:id="106" w:author="Shawn Lewenza" w:date="2025-03-31T21:56:00Z" w16du:dateUtc="2025-04-01T04:56:00Z">
        <w:r w:rsidR="0098496B">
          <w:rPr>
            <w:rFonts w:ascii="Times New Roman" w:eastAsia="Times New Roman" w:hAnsi="Times New Roman" w:cs="Times New Roman"/>
            <w:kern w:val="0"/>
            <w14:ligatures w14:val="none"/>
          </w:rPr>
          <w:t xml:space="preserve">, despite efforts to reuse </w:t>
        </w:r>
      </w:ins>
      <w:ins w:id="107" w:author="Shawn Lewenza" w:date="2025-03-31T21:57:00Z" w16du:dateUtc="2025-04-01T04:57:00Z">
        <w:r w:rsidR="0098496B">
          <w:rPr>
            <w:rFonts w:ascii="Times New Roman" w:eastAsia="Times New Roman" w:hAnsi="Times New Roman" w:cs="Times New Roman"/>
            <w:kern w:val="0"/>
            <w14:ligatures w14:val="none"/>
          </w:rPr>
          <w:t>water for mining</w:t>
        </w:r>
      </w:ins>
      <w:r w:rsidR="00220BA1">
        <w:rPr>
          <w:rFonts w:ascii="Times New Roman" w:eastAsia="Times New Roman" w:hAnsi="Times New Roman" w:cs="Times New Roman"/>
          <w:kern w:val="0"/>
          <w14:ligatures w14:val="none"/>
        </w:rPr>
        <w:t>.</w:t>
      </w:r>
      <w:ins w:id="108" w:author="Shawn Lewenza" w:date="2025-03-31T21:57:00Z" w16du:dateUtc="2025-04-01T04:57:00Z">
        <w:r w:rsidR="0098496B">
          <w:rPr>
            <w:rFonts w:ascii="Times New Roman" w:eastAsia="Times New Roman" w:hAnsi="Times New Roman" w:cs="Times New Roman"/>
            <w:kern w:val="0"/>
            <w14:ligatures w14:val="none"/>
          </w:rPr>
          <w:t xml:space="preserve"> </w:t>
        </w:r>
      </w:ins>
      <w:ins w:id="109" w:author="Shawn Lewenza" w:date="2025-03-31T21:53:00Z" w16du:dateUtc="2025-04-01T04:53:00Z">
        <w:r w:rsidR="0098496B">
          <w:rPr>
            <w:rFonts w:ascii="Times New Roman" w:eastAsia="Times New Roman" w:hAnsi="Times New Roman" w:cs="Times New Roman"/>
            <w:kern w:val="0"/>
            <w14:ligatures w14:val="none"/>
          </w:rPr>
          <w:t xml:space="preserve"> </w:t>
        </w:r>
      </w:ins>
    </w:p>
    <w:p w14:paraId="75C8AF7D" w14:textId="74B5BDB4" w:rsidR="00276864" w:rsidRPr="00276864" w:rsidRDefault="00276864" w:rsidP="00276864">
      <w:pPr>
        <w:spacing w:after="24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Current remediation options are limited with no established, cost-effective methods to rapidly detoxify or</w:t>
      </w:r>
      <w:ins w:id="110" w:author="Shawn Lewenza" w:date="2025-03-31T21:53:00Z" w16du:dateUtc="2025-04-01T04:53:00Z">
        <w:r w:rsidR="0098496B">
          <w:rPr>
            <w:rFonts w:ascii="Times New Roman" w:eastAsia="Times New Roman" w:hAnsi="Times New Roman" w:cs="Times New Roman"/>
            <w:kern w:val="0"/>
            <w14:ligatures w14:val="none"/>
          </w:rPr>
          <w:t xml:space="preserve"> efficiently</w:t>
        </w:r>
      </w:ins>
      <w:r w:rsidRPr="00276864">
        <w:rPr>
          <w:rFonts w:ascii="Times New Roman" w:eastAsia="Times New Roman" w:hAnsi="Times New Roman" w:cs="Times New Roman"/>
          <w:kern w:val="0"/>
          <w14:ligatures w14:val="none"/>
        </w:rPr>
        <w:t xml:space="preserve"> break down NAs</w:t>
      </w:r>
      <w:del w:id="111" w:author="Shawn Lewenza" w:date="2025-03-31T21:53:00Z" w16du:dateUtc="2025-04-01T04:53:00Z">
        <w:r w:rsidRPr="00276864" w:rsidDel="0098496B">
          <w:rPr>
            <w:rFonts w:ascii="Times New Roman" w:eastAsia="Times New Roman" w:hAnsi="Times New Roman" w:cs="Times New Roman"/>
            <w:kern w:val="0"/>
            <w14:ligatures w14:val="none"/>
          </w:rPr>
          <w:delText xml:space="preserve"> in these vast wastewaters</w:delText>
        </w:r>
      </w:del>
      <w:r w:rsidRPr="00276864">
        <w:rPr>
          <w:rFonts w:ascii="Times New Roman" w:eastAsia="Times New Roman" w:hAnsi="Times New Roman" w:cs="Times New Roman"/>
          <w:kern w:val="0"/>
          <w14:ligatures w14:val="none"/>
        </w:rPr>
        <w:t>.  Industry practice has been to store OSPW in large ponds indefinitely</w:t>
      </w:r>
      <w:del w:id="112" w:author="Shawn Lewenza" w:date="2025-03-31T21:53:00Z" w16du:dateUtc="2025-04-01T04:53:00Z">
        <w:r w:rsidRPr="00276864" w:rsidDel="0098496B">
          <w:rPr>
            <w:rFonts w:ascii="Times New Roman" w:eastAsia="Times New Roman" w:hAnsi="Times New Roman" w:cs="Times New Roman"/>
            <w:kern w:val="0"/>
            <w14:ligatures w14:val="none"/>
          </w:rPr>
          <w:delText>, hoping natural processes reduce toxicity over time</w:delText>
        </w:r>
      </w:del>
      <w:ins w:id="113" w:author="Shawn Lewenza" w:date="2025-03-31T21:53:00Z" w16du:dateUtc="2025-04-01T04:53:00Z">
        <w:r w:rsidR="0098496B">
          <w:rPr>
            <w:rFonts w:ascii="Times New Roman" w:eastAsia="Times New Roman" w:hAnsi="Times New Roman" w:cs="Times New Roman"/>
            <w:kern w:val="0"/>
            <w14:ligatures w14:val="none"/>
          </w:rPr>
          <w:t>, until water treatme</w:t>
        </w:r>
      </w:ins>
      <w:ins w:id="114" w:author="Shawn Lewenza" w:date="2025-03-31T21:54:00Z" w16du:dateUtc="2025-04-01T04:54:00Z">
        <w:r w:rsidR="0098496B">
          <w:rPr>
            <w:rFonts w:ascii="Times New Roman" w:eastAsia="Times New Roman" w:hAnsi="Times New Roman" w:cs="Times New Roman"/>
            <w:kern w:val="0"/>
            <w14:ligatures w14:val="none"/>
          </w:rPr>
          <w:t>nt methods have been firmly established</w:t>
        </w:r>
      </w:ins>
      <w:r w:rsidRPr="00276864">
        <w:rPr>
          <w:rFonts w:ascii="Times New Roman" w:eastAsia="Times New Roman" w:hAnsi="Times New Roman" w:cs="Times New Roman"/>
          <w:kern w:val="0"/>
          <w14:ligatures w14:val="none"/>
        </w:rPr>
        <w:t>. </w:t>
      </w:r>
    </w:p>
    <w:p w14:paraId="2F013284" w14:textId="30A247D9"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lastRenderedPageBreak/>
        <w:fldChar w:fldCharType="begin"/>
      </w:r>
      <w:r w:rsidRPr="00276864">
        <w:rPr>
          <w:rFonts w:ascii="Times New Roman" w:eastAsia="Times New Roman" w:hAnsi="Times New Roman" w:cs="Times New Roman"/>
          <w:kern w:val="0"/>
          <w14:ligatures w14:val="none"/>
        </w:rPr>
        <w:instrText xml:space="preserve"> INCLUDEPICTURE "/Users/slewenza/Library/Group Containers/UBF8T346G9.ms/WebArchiveCopyPasteTempFiles/com.microsoft.Word/Oil%20Sands%20Photo.png" \* MERGEFORMATINET </w:instrText>
      </w:r>
      <w:r w:rsidRPr="00276864">
        <w:rPr>
          <w:rFonts w:ascii="Times New Roman" w:eastAsia="Times New Roman" w:hAnsi="Times New Roman" w:cs="Times New Roman"/>
          <w:kern w:val="0"/>
          <w14:ligatures w14:val="none"/>
        </w:rPr>
        <w:fldChar w:fldCharType="separate"/>
      </w:r>
      <w:r w:rsidRPr="00276864">
        <w:rPr>
          <w:rFonts w:ascii="Times New Roman" w:eastAsia="Times New Roman" w:hAnsi="Times New Roman" w:cs="Times New Roman"/>
          <w:noProof/>
          <w:kern w:val="0"/>
          <w14:ligatures w14:val="none"/>
        </w:rPr>
        <w:drawing>
          <wp:inline distT="0" distB="0" distL="0" distR="0" wp14:anchorId="4343595D" wp14:editId="68BC6825">
            <wp:extent cx="5943600" cy="4317365"/>
            <wp:effectExtent l="0" t="0" r="0" b="635"/>
            <wp:docPr id="1417458707" name="Picture 7" descr="An aerial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58707" name="Picture 7" descr="An aerial view of a land&#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317365"/>
                    </a:xfrm>
                    <a:prstGeom prst="rect">
                      <a:avLst/>
                    </a:prstGeom>
                    <a:noFill/>
                    <a:ln>
                      <a:noFill/>
                    </a:ln>
                  </pic:spPr>
                </pic:pic>
              </a:graphicData>
            </a:graphic>
          </wp:inline>
        </w:drawing>
      </w:r>
      <w:r w:rsidRPr="00276864">
        <w:rPr>
          <w:rFonts w:ascii="Times New Roman" w:eastAsia="Times New Roman" w:hAnsi="Times New Roman" w:cs="Times New Roman"/>
          <w:kern w:val="0"/>
          <w14:ligatures w14:val="none"/>
        </w:rPr>
        <w:fldChar w:fldCharType="end"/>
      </w:r>
    </w:p>
    <w:p w14:paraId="5BFBBF34" w14:textId="64D09166" w:rsidR="00276864" w:rsidRPr="00276864" w:rsidRDefault="007C4874" w:rsidP="00276864">
      <w:pPr>
        <w:spacing w:after="240" w:line="240" w:lineRule="auto"/>
        <w:jc w:val="both"/>
        <w:rPr>
          <w:rFonts w:ascii="Times New Roman" w:eastAsia="Times New Roman" w:hAnsi="Times New Roman" w:cs="Times New Roman"/>
          <w:kern w:val="0"/>
          <w14:ligatures w14:val="none"/>
        </w:rPr>
      </w:pPr>
      <w:ins w:id="115" w:author="Shawn Lewenza" w:date="2025-03-31T23:04:00Z" w16du:dateUtc="2025-04-01T06:04:00Z">
        <w:r>
          <w:rPr>
            <w:rFonts w:ascii="Times New Roman" w:eastAsia="Times New Roman" w:hAnsi="Times New Roman" w:cs="Times New Roman"/>
            <w:kern w:val="0"/>
            <w14:ligatures w14:val="none"/>
          </w:rPr>
          <w:t>CITE PROPERLY</w:t>
        </w:r>
      </w:ins>
    </w:p>
    <w:p w14:paraId="63E31225" w14:textId="6B8A7E4B" w:rsidR="00276864" w:rsidRPr="00276864" w:rsidRDefault="00276864" w:rsidP="00276864">
      <w:pPr>
        <w:spacing w:after="24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Monitoring NA levels and toxicity in such ponds is also challenging.  Companies rely on sophisticated laboratory analyses (e.g. GC-MS, </w:t>
      </w:r>
      <w:ins w:id="116" w:author="Shawn Lewenza" w:date="2025-03-31T21:54:00Z" w16du:dateUtc="2025-04-01T04:54:00Z">
        <w:r w:rsidR="0098496B">
          <w:rPr>
            <w:rFonts w:ascii="Times New Roman" w:eastAsia="Times New Roman" w:hAnsi="Times New Roman" w:cs="Times New Roman"/>
            <w:kern w:val="0"/>
            <w14:ligatures w14:val="none"/>
          </w:rPr>
          <w:t>LC-QTOF-MS</w:t>
        </w:r>
      </w:ins>
      <w:r w:rsidRPr="00276864">
        <w:rPr>
          <w:rFonts w:ascii="Times New Roman" w:eastAsia="Times New Roman" w:hAnsi="Times New Roman" w:cs="Times New Roman"/>
          <w:kern w:val="0"/>
          <w14:ligatures w14:val="none"/>
        </w:rPr>
        <w:t xml:space="preserve"> </w:t>
      </w:r>
      <w:del w:id="117" w:author="Shawn Lewenza" w:date="2025-03-31T21:54:00Z" w16du:dateUtc="2025-04-01T04:54:00Z">
        <w:r w:rsidRPr="00276864" w:rsidDel="0098496B">
          <w:rPr>
            <w:rFonts w:ascii="Times New Roman" w:eastAsia="Times New Roman" w:hAnsi="Times New Roman" w:cs="Times New Roman"/>
            <w:kern w:val="0"/>
            <w14:ligatures w14:val="none"/>
          </w:rPr>
          <w:delText xml:space="preserve">and </w:delText>
        </w:r>
      </w:del>
      <w:r w:rsidRPr="00276864">
        <w:rPr>
          <w:rFonts w:ascii="Times New Roman" w:eastAsia="Times New Roman" w:hAnsi="Times New Roman" w:cs="Times New Roman"/>
          <w:kern w:val="0"/>
          <w14:ligatures w14:val="none"/>
        </w:rPr>
        <w:t>high-resolution</w:t>
      </w:r>
      <w:ins w:id="118" w:author="Shawn Lewenza" w:date="2025-03-31T21:54:00Z" w16du:dateUtc="2025-04-01T04:54:00Z">
        <w:r w:rsidR="0098496B">
          <w:rPr>
            <w:rFonts w:ascii="Times New Roman" w:eastAsia="Times New Roman" w:hAnsi="Times New Roman" w:cs="Times New Roman"/>
            <w:kern w:val="0"/>
            <w14:ligatures w14:val="none"/>
          </w:rPr>
          <w:t xml:space="preserve"> orbitrap</w:t>
        </w:r>
      </w:ins>
      <w:r w:rsidRPr="00276864">
        <w:rPr>
          <w:rFonts w:ascii="Times New Roman" w:eastAsia="Times New Roman" w:hAnsi="Times New Roman" w:cs="Times New Roman"/>
          <w:kern w:val="0"/>
          <w14:ligatures w14:val="none"/>
        </w:rPr>
        <w:t xml:space="preserve"> mass spectrometry) to measure naphthenic acids.  These methods can detect NAs at very low concentrations (down to ~0.01 mg/L) but require laborious sample preparation (such as solvent extraction) and specialized equipment</w:t>
      </w:r>
      <w:ins w:id="119" w:author="Shawn Lewenza" w:date="2025-03-31T21:55:00Z" w16du:dateUtc="2025-04-01T04:55:00Z">
        <w:r w:rsidR="0098496B">
          <w:rPr>
            <w:rFonts w:ascii="Times New Roman" w:eastAsia="Times New Roman" w:hAnsi="Times New Roman" w:cs="Times New Roman"/>
            <w:kern w:val="0"/>
            <w14:ligatures w14:val="none"/>
          </w:rPr>
          <w:t xml:space="preserve"> and personnel. Other quick and dirty methods are available (FTIR) but they lack specificity.</w:t>
        </w:r>
      </w:ins>
      <w:r w:rsidRPr="00276864">
        <w:rPr>
          <w:rFonts w:ascii="Times New Roman" w:eastAsia="Times New Roman" w:hAnsi="Times New Roman" w:cs="Times New Roman"/>
          <w:kern w:val="0"/>
          <w14:ligatures w14:val="none"/>
        </w:rPr>
        <w:t> </w:t>
      </w:r>
    </w:p>
    <w:p w14:paraId="193BF0A2" w14:textId="2479721F" w:rsidR="00276864" w:rsidRPr="00276864" w:rsidRDefault="00276864" w:rsidP="00276864">
      <w:pPr>
        <w:spacing w:after="24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Such traditional monitoring is time-consuming and costly, making it difficult </w:t>
      </w:r>
      <w:del w:id="120" w:author="Shawn Lewenza" w:date="2025-03-31T21:55:00Z" w16du:dateUtc="2025-04-01T04:55:00Z">
        <w:r w:rsidRPr="00276864" w:rsidDel="0098496B">
          <w:rPr>
            <w:rFonts w:ascii="Times New Roman" w:eastAsia="Times New Roman" w:hAnsi="Times New Roman" w:cs="Times New Roman"/>
            <w:kern w:val="0"/>
            <w14:ligatures w14:val="none"/>
          </w:rPr>
          <w:delText>to track NA pollution</w:delText>
        </w:r>
      </w:del>
      <w:ins w:id="121" w:author="Shawn Lewenza" w:date="2025-03-31T21:55:00Z" w16du:dateUtc="2025-04-01T04:55:00Z">
        <w:r w:rsidR="0098496B">
          <w:rPr>
            <w:rFonts w:ascii="Times New Roman" w:eastAsia="Times New Roman" w:hAnsi="Times New Roman" w:cs="Times New Roman"/>
            <w:kern w:val="0"/>
            <w14:ligatures w14:val="none"/>
          </w:rPr>
          <w:t>implement for</w:t>
        </w:r>
      </w:ins>
      <w:r w:rsidRPr="00276864">
        <w:rPr>
          <w:rFonts w:ascii="Times New Roman" w:eastAsia="Times New Roman" w:hAnsi="Times New Roman" w:cs="Times New Roman"/>
          <w:kern w:val="0"/>
          <w14:ligatures w14:val="none"/>
        </w:rPr>
        <w:t xml:space="preserve"> continuou</w:t>
      </w:r>
      <w:ins w:id="122" w:author="Shawn Lewenza" w:date="2025-03-31T21:55:00Z" w16du:dateUtc="2025-04-01T04:55:00Z">
        <w:r w:rsidR="0098496B">
          <w:rPr>
            <w:rFonts w:ascii="Times New Roman" w:eastAsia="Times New Roman" w:hAnsi="Times New Roman" w:cs="Times New Roman"/>
            <w:kern w:val="0"/>
            <w14:ligatures w14:val="none"/>
          </w:rPr>
          <w:t>s, long</w:t>
        </w:r>
      </w:ins>
      <w:r w:rsidR="00220BA1">
        <w:rPr>
          <w:rFonts w:ascii="Times New Roman" w:eastAsia="Times New Roman" w:hAnsi="Times New Roman" w:cs="Times New Roman"/>
          <w:kern w:val="0"/>
          <w14:ligatures w14:val="none"/>
        </w:rPr>
        <w:t>-</w:t>
      </w:r>
      <w:ins w:id="123" w:author="Shawn Lewenza" w:date="2025-03-31T21:55:00Z" w16du:dateUtc="2025-04-01T04:55:00Z">
        <w:r w:rsidR="0098496B">
          <w:rPr>
            <w:rFonts w:ascii="Times New Roman" w:eastAsia="Times New Roman" w:hAnsi="Times New Roman" w:cs="Times New Roman"/>
            <w:kern w:val="0"/>
            <w14:ligatures w14:val="none"/>
          </w:rPr>
          <w:t>term mon</w:t>
        </w:r>
      </w:ins>
      <w:ins w:id="124" w:author="Shawn Lewenza" w:date="2025-03-31T21:56:00Z" w16du:dateUtc="2025-04-01T04:56:00Z">
        <w:r w:rsidR="0098496B">
          <w:rPr>
            <w:rFonts w:ascii="Times New Roman" w:eastAsia="Times New Roman" w:hAnsi="Times New Roman" w:cs="Times New Roman"/>
            <w:kern w:val="0"/>
            <w14:ligatures w14:val="none"/>
          </w:rPr>
          <w:t xml:space="preserve">itoring </w:t>
        </w:r>
      </w:ins>
      <w:r w:rsidRPr="00276864">
        <w:rPr>
          <w:rFonts w:ascii="Times New Roman" w:eastAsia="Times New Roman" w:hAnsi="Times New Roman" w:cs="Times New Roman"/>
          <w:kern w:val="0"/>
          <w14:ligatures w14:val="none"/>
        </w:rPr>
        <w:t xml:space="preserve"> at scale, at multiple sites, and throughout the water cycle.  </w:t>
      </w:r>
    </w:p>
    <w:p w14:paraId="2B8B2C80" w14:textId="77777777" w:rsidR="00276864" w:rsidRPr="00276864" w:rsidRDefault="00276864" w:rsidP="00276864">
      <w:pPr>
        <w:spacing w:after="24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The combination of toxic environmental impact, massive scale, and cumbersome monitoring/remediation techniques has created an urgent need for alternative solutions to detect and manage naphthenic acid contamination in oil sands regions.</w:t>
      </w:r>
    </w:p>
    <w:p w14:paraId="5C986836" w14:textId="77777777" w:rsidR="00E63283" w:rsidRDefault="00E63283" w:rsidP="00276864">
      <w:pPr>
        <w:spacing w:after="100" w:afterAutospacing="1" w:line="240" w:lineRule="auto"/>
        <w:outlineLvl w:val="1"/>
        <w:rPr>
          <w:ins w:id="125" w:author="Shawn Lewenza" w:date="2025-03-31T22:33:00Z" w16du:dateUtc="2025-04-01T05:33:00Z"/>
          <w:rFonts w:ascii="Arial" w:eastAsia="Times New Roman" w:hAnsi="Arial" w:cs="Arial"/>
          <w:kern w:val="0"/>
          <w:sz w:val="36"/>
          <w:szCs w:val="36"/>
          <w14:ligatures w14:val="none"/>
        </w:rPr>
      </w:pPr>
    </w:p>
    <w:p w14:paraId="5340E040" w14:textId="77777777" w:rsidR="00E63283" w:rsidRDefault="00E63283" w:rsidP="00276864">
      <w:pPr>
        <w:spacing w:after="100" w:afterAutospacing="1" w:line="240" w:lineRule="auto"/>
        <w:outlineLvl w:val="1"/>
        <w:rPr>
          <w:ins w:id="126" w:author="Shawn Lewenza" w:date="2025-03-31T22:33:00Z" w16du:dateUtc="2025-04-01T05:33:00Z"/>
          <w:rFonts w:ascii="Arial" w:eastAsia="Times New Roman" w:hAnsi="Arial" w:cs="Arial"/>
          <w:kern w:val="0"/>
          <w:sz w:val="36"/>
          <w:szCs w:val="36"/>
          <w14:ligatures w14:val="none"/>
        </w:rPr>
      </w:pPr>
    </w:p>
    <w:p w14:paraId="15370671" w14:textId="6A477ADA" w:rsidR="00276864" w:rsidRPr="00276864" w:rsidRDefault="00E63283" w:rsidP="00276864">
      <w:pPr>
        <w:spacing w:after="100" w:afterAutospacing="1" w:line="240" w:lineRule="auto"/>
        <w:outlineLvl w:val="1"/>
        <w:rPr>
          <w:rFonts w:ascii="Arial" w:eastAsia="Times New Roman" w:hAnsi="Arial" w:cs="Arial"/>
          <w:kern w:val="0"/>
          <w:sz w:val="36"/>
          <w:szCs w:val="36"/>
          <w14:ligatures w14:val="none"/>
        </w:rPr>
      </w:pPr>
      <w:ins w:id="127" w:author="Shawn Lewenza" w:date="2025-03-31T22:32:00Z" w16du:dateUtc="2025-04-01T05:32:00Z">
        <w:r>
          <w:rPr>
            <w:rFonts w:ascii="Arial" w:eastAsia="Times New Roman" w:hAnsi="Arial" w:cs="Arial"/>
            <w:kern w:val="0"/>
            <w:sz w:val="36"/>
            <w:szCs w:val="36"/>
            <w14:ligatures w14:val="none"/>
          </w:rPr>
          <w:lastRenderedPageBreak/>
          <w:t>Biosensor</w:t>
        </w:r>
        <w:r w:rsidRPr="00276864">
          <w:rPr>
            <w:rFonts w:ascii="Arial" w:eastAsia="Times New Roman" w:hAnsi="Arial" w:cs="Arial"/>
            <w:kern w:val="0"/>
            <w:sz w:val="36"/>
            <w:szCs w:val="36"/>
            <w14:ligatures w14:val="none"/>
          </w:rPr>
          <w:t>Technology </w:t>
        </w:r>
      </w:ins>
      <w:del w:id="128" w:author="Shawn Lewenza" w:date="2025-03-31T22:32:00Z" w16du:dateUtc="2025-04-01T05:32:00Z">
        <w:r w:rsidR="00276864" w:rsidRPr="00276864" w:rsidDel="00E63283">
          <w:rPr>
            <w:rFonts w:ascii="Arial" w:eastAsia="Times New Roman" w:hAnsi="Arial" w:cs="Arial"/>
            <w:kern w:val="0"/>
            <w:sz w:val="36"/>
            <w:szCs w:val="36"/>
            <w14:ligatures w14:val="none"/>
          </w:rPr>
          <w:delText>Opportunities</w:delText>
        </w:r>
      </w:del>
    </w:p>
    <w:p w14:paraId="7AFECBA7"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4FF8A3D">
          <v:rect id="_x0000_i1028" alt="" style="width:10in;height:1.5pt;mso-width-percent:0;mso-height-percent:0;mso-width-percent:0;mso-height-percent:0" o:hrpct="0" o:hralign="center" o:hrstd="t" o:hr="t" fillcolor="#a0a0a0" stroked="f"/>
        </w:pict>
      </w:r>
    </w:p>
    <w:p w14:paraId="1BD7C520" w14:textId="60A0BBB2" w:rsidR="00276864" w:rsidRPr="00B21E3A" w:rsidRDefault="00276864" w:rsidP="00276864">
      <w:pPr>
        <w:spacing w:after="0" w:line="240" w:lineRule="auto"/>
        <w:jc w:val="both"/>
        <w:rPr>
          <w:rFonts w:ascii="Times New Roman" w:eastAsia="Times New Roman" w:hAnsi="Times New Roman" w:cs="Times New Roman"/>
          <w:kern w:val="0"/>
          <w14:ligatures w14:val="none"/>
          <w:rPrChange w:id="129" w:author="Shawn Lewenza" w:date="2025-03-31T22:48:00Z" w16du:dateUtc="2025-04-01T05:48:00Z">
            <w:rPr>
              <w:rFonts w:ascii="Times New Roman" w:eastAsia="Times New Roman" w:hAnsi="Times New Roman" w:cs="Times New Roman"/>
              <w:kern w:val="0"/>
              <w:highlight w:val="yellow"/>
              <w14:ligatures w14:val="none"/>
            </w:rPr>
          </w:rPrChange>
        </w:rPr>
      </w:pPr>
      <w:r w:rsidRPr="00B21E3A">
        <w:rPr>
          <w:rFonts w:ascii="Times New Roman" w:eastAsia="Times New Roman" w:hAnsi="Times New Roman" w:cs="Times New Roman"/>
          <w:kern w:val="0"/>
          <w14:ligatures w14:val="none"/>
          <w:rPrChange w:id="130" w:author="Shawn Lewenza" w:date="2025-03-31T22:48:00Z" w16du:dateUtc="2025-04-01T05:48:00Z">
            <w:rPr>
              <w:rFonts w:ascii="Times New Roman" w:eastAsia="Times New Roman" w:hAnsi="Times New Roman" w:cs="Times New Roman"/>
              <w:kern w:val="0"/>
              <w:highlight w:val="yellow"/>
              <w14:ligatures w14:val="none"/>
            </w:rPr>
          </w:rPrChange>
        </w:rPr>
        <w:t xml:space="preserve">Developing a bacterial biosensor for NAs involves considerable scientific complexity and innovation.  Our researchers first identified specific bacterial </w:t>
      </w:r>
      <w:r w:rsidR="00613E4E" w:rsidRPr="00B21E3A">
        <w:rPr>
          <w:rFonts w:ascii="Times New Roman" w:eastAsia="Times New Roman" w:hAnsi="Times New Roman" w:cs="Times New Roman"/>
          <w:kern w:val="0"/>
          <w14:ligatures w14:val="none"/>
          <w:rPrChange w:id="131" w:author="Shawn Lewenza" w:date="2025-03-31T22:48:00Z" w16du:dateUtc="2025-04-01T05:48:00Z">
            <w:rPr>
              <w:rFonts w:ascii="Times New Roman" w:eastAsia="Times New Roman" w:hAnsi="Times New Roman" w:cs="Times New Roman"/>
              <w:kern w:val="0"/>
              <w:highlight w:val="yellow"/>
              <w14:ligatures w14:val="none"/>
            </w:rPr>
          </w:rPrChange>
        </w:rPr>
        <w:t xml:space="preserve">strains were recovered </w:t>
      </w:r>
      <w:ins w:id="132" w:author="Shawn Lewenza" w:date="2025-03-31T22:48:00Z" w16du:dateUtc="2025-04-01T05:48:00Z">
        <w:r w:rsidR="00B21E3A">
          <w:rPr>
            <w:rFonts w:ascii="Times New Roman" w:eastAsia="Times New Roman" w:hAnsi="Times New Roman" w:cs="Times New Roman"/>
            <w:kern w:val="0"/>
            <w14:ligatures w14:val="none"/>
          </w:rPr>
          <w:t xml:space="preserve">and are therefore adapted to the conditions within </w:t>
        </w:r>
      </w:ins>
      <w:r w:rsidR="00613E4E" w:rsidRPr="00B21E3A">
        <w:rPr>
          <w:rFonts w:ascii="Times New Roman" w:eastAsia="Times New Roman" w:hAnsi="Times New Roman" w:cs="Times New Roman"/>
          <w:kern w:val="0"/>
          <w14:ligatures w14:val="none"/>
          <w:rPrChange w:id="133" w:author="Shawn Lewenza" w:date="2025-03-31T22:48:00Z" w16du:dateUtc="2025-04-01T05:48:00Z">
            <w:rPr>
              <w:rFonts w:ascii="Times New Roman" w:eastAsia="Times New Roman" w:hAnsi="Times New Roman" w:cs="Times New Roman"/>
              <w:kern w:val="0"/>
              <w:highlight w:val="yellow"/>
              <w14:ligatures w14:val="none"/>
            </w:rPr>
          </w:rPrChange>
        </w:rPr>
        <w:t>from tailings ponds water</w:t>
      </w:r>
      <w:ins w:id="134" w:author="Shawn Lewenza" w:date="2025-03-31T22:48:00Z" w16du:dateUtc="2025-04-01T05:48:00Z">
        <w:r w:rsidR="00B21E3A">
          <w:rPr>
            <w:rFonts w:ascii="Times New Roman" w:eastAsia="Times New Roman" w:hAnsi="Times New Roman" w:cs="Times New Roman"/>
            <w:kern w:val="0"/>
            <w14:ligatures w14:val="none"/>
          </w:rPr>
          <w:t>.</w:t>
        </w:r>
      </w:ins>
      <w:r w:rsidR="00613E4E" w:rsidRPr="00B21E3A">
        <w:rPr>
          <w:rFonts w:ascii="Times New Roman" w:eastAsia="Times New Roman" w:hAnsi="Times New Roman" w:cs="Times New Roman"/>
          <w:kern w:val="0"/>
          <w14:ligatures w14:val="none"/>
          <w:rPrChange w:id="135" w:author="Shawn Lewenza" w:date="2025-03-31T22:48:00Z" w16du:dateUtc="2025-04-01T05:48:00Z">
            <w:rPr>
              <w:rFonts w:ascii="Times New Roman" w:eastAsia="Times New Roman" w:hAnsi="Times New Roman" w:cs="Times New Roman"/>
              <w:kern w:val="0"/>
              <w:highlight w:val="yellow"/>
              <w14:ligatures w14:val="none"/>
            </w:rPr>
          </w:rPrChange>
        </w:rPr>
        <w:t xml:space="preserve"> These bacteria are abundant in tailings ponds and are well known to degrade numerous organic compounds. </w:t>
      </w:r>
    </w:p>
    <w:p w14:paraId="3FB20F0D" w14:textId="77777777" w:rsidR="00276864" w:rsidRPr="00B21E3A" w:rsidRDefault="00276864" w:rsidP="00276864">
      <w:pPr>
        <w:spacing w:after="0" w:line="240" w:lineRule="auto"/>
        <w:jc w:val="both"/>
        <w:rPr>
          <w:rFonts w:ascii="Times New Roman" w:eastAsia="Times New Roman" w:hAnsi="Times New Roman" w:cs="Times New Roman"/>
          <w:kern w:val="0"/>
          <w14:ligatures w14:val="none"/>
          <w:rPrChange w:id="136" w:author="Shawn Lewenza" w:date="2025-03-31T22:48:00Z" w16du:dateUtc="2025-04-01T05:48:00Z">
            <w:rPr>
              <w:rFonts w:ascii="Times New Roman" w:eastAsia="Times New Roman" w:hAnsi="Times New Roman" w:cs="Times New Roman"/>
              <w:kern w:val="0"/>
              <w:highlight w:val="yellow"/>
              <w14:ligatures w14:val="none"/>
            </w:rPr>
          </w:rPrChange>
        </w:rPr>
      </w:pPr>
    </w:p>
    <w:p w14:paraId="6510E3A5" w14:textId="77777777" w:rsidR="00613E4E" w:rsidRPr="00B21E3A" w:rsidRDefault="00613E4E" w:rsidP="00276864">
      <w:pPr>
        <w:spacing w:after="0" w:line="240" w:lineRule="auto"/>
        <w:jc w:val="both"/>
        <w:rPr>
          <w:rFonts w:ascii="Times New Roman" w:eastAsia="Times New Roman" w:hAnsi="Times New Roman" w:cs="Times New Roman"/>
          <w:kern w:val="0"/>
          <w14:ligatures w14:val="none"/>
          <w:rPrChange w:id="137" w:author="Shawn Lewenza" w:date="2025-03-31T22:48:00Z" w16du:dateUtc="2025-04-01T05:48:00Z">
            <w:rPr>
              <w:rFonts w:ascii="Times New Roman" w:eastAsia="Times New Roman" w:hAnsi="Times New Roman" w:cs="Times New Roman"/>
              <w:kern w:val="0"/>
              <w:highlight w:val="yellow"/>
              <w14:ligatures w14:val="none"/>
            </w:rPr>
          </w:rPrChange>
        </w:rPr>
      </w:pPr>
      <w:r w:rsidRPr="00B21E3A">
        <w:rPr>
          <w:rFonts w:ascii="Times New Roman" w:eastAsia="Times New Roman" w:hAnsi="Times New Roman" w:cs="Times New Roman"/>
          <w:kern w:val="0"/>
          <w14:ligatures w14:val="none"/>
          <w:rPrChange w:id="138" w:author="Shawn Lewenza" w:date="2025-03-31T22:48:00Z" w16du:dateUtc="2025-04-01T05:48:00Z">
            <w:rPr>
              <w:rFonts w:ascii="Times New Roman" w:eastAsia="Times New Roman" w:hAnsi="Times New Roman" w:cs="Times New Roman"/>
              <w:kern w:val="0"/>
              <w:highlight w:val="yellow"/>
              <w14:ligatures w14:val="none"/>
            </w:rPr>
          </w:rPrChange>
        </w:rPr>
        <w:t xml:space="preserve">Step 1. Naphthenic acids are detected inside the bacterial cell. Bacteria are highly responsive and </w:t>
      </w:r>
      <w:del w:id="139" w:author="Shawn Lewenza" w:date="2025-03-31T22:49:00Z" w16du:dateUtc="2025-04-01T05:49:00Z">
        <w:r w:rsidRPr="00B21E3A" w:rsidDel="00B21E3A">
          <w:rPr>
            <w:rFonts w:ascii="Times New Roman" w:eastAsia="Times New Roman" w:hAnsi="Times New Roman" w:cs="Times New Roman"/>
            <w:kern w:val="0"/>
            <w14:ligatures w14:val="none"/>
            <w:rPrChange w:id="140" w:author="Shawn Lewenza" w:date="2025-03-31T22:48:00Z" w16du:dateUtc="2025-04-01T05:48:00Z">
              <w:rPr>
                <w:rFonts w:ascii="Times New Roman" w:eastAsia="Times New Roman" w:hAnsi="Times New Roman" w:cs="Times New Roman"/>
                <w:kern w:val="0"/>
                <w:highlight w:val="yellow"/>
                <w14:ligatures w14:val="none"/>
              </w:rPr>
            </w:rPrChange>
          </w:rPr>
          <w:delText>and can</w:delText>
        </w:r>
      </w:del>
      <w:r w:rsidRPr="00B21E3A">
        <w:rPr>
          <w:rFonts w:ascii="Times New Roman" w:eastAsia="Times New Roman" w:hAnsi="Times New Roman" w:cs="Times New Roman"/>
          <w:kern w:val="0"/>
          <w14:ligatures w14:val="none"/>
          <w:rPrChange w:id="141" w:author="Shawn Lewenza" w:date="2025-03-31T22:48:00Z" w16du:dateUtc="2025-04-01T05:48:00Z">
            <w:rPr>
              <w:rFonts w:ascii="Times New Roman" w:eastAsia="Times New Roman" w:hAnsi="Times New Roman" w:cs="Times New Roman"/>
              <w:kern w:val="0"/>
              <w:highlight w:val="yellow"/>
              <w14:ligatures w14:val="none"/>
            </w:rPr>
          </w:rPrChange>
        </w:rPr>
        <w:t xml:space="preserve"> adapt to the presence of novel organic compounds.</w:t>
      </w:r>
    </w:p>
    <w:p w14:paraId="6669C322" w14:textId="77777777" w:rsidR="00613E4E" w:rsidRPr="00B21E3A" w:rsidRDefault="00613E4E" w:rsidP="00276864">
      <w:pPr>
        <w:spacing w:after="0" w:line="240" w:lineRule="auto"/>
        <w:jc w:val="both"/>
        <w:rPr>
          <w:rFonts w:ascii="Times New Roman" w:eastAsia="Times New Roman" w:hAnsi="Times New Roman" w:cs="Times New Roman"/>
          <w:kern w:val="0"/>
          <w14:ligatures w14:val="none"/>
          <w:rPrChange w:id="142" w:author="Shawn Lewenza" w:date="2025-03-31T22:48:00Z" w16du:dateUtc="2025-04-01T05:48:00Z">
            <w:rPr>
              <w:rFonts w:ascii="Times New Roman" w:eastAsia="Times New Roman" w:hAnsi="Times New Roman" w:cs="Times New Roman"/>
              <w:kern w:val="0"/>
              <w:highlight w:val="yellow"/>
              <w14:ligatures w14:val="none"/>
            </w:rPr>
          </w:rPrChange>
        </w:rPr>
      </w:pPr>
    </w:p>
    <w:p w14:paraId="2CF848EE" w14:textId="498B06C3" w:rsidR="00276864" w:rsidRPr="00B21E3A" w:rsidRDefault="00613E4E" w:rsidP="00276864">
      <w:pPr>
        <w:spacing w:after="0" w:line="240" w:lineRule="auto"/>
        <w:jc w:val="both"/>
        <w:rPr>
          <w:rFonts w:ascii="Times New Roman" w:eastAsia="Times New Roman" w:hAnsi="Times New Roman" w:cs="Times New Roman"/>
          <w:kern w:val="0"/>
          <w14:ligatures w14:val="none"/>
          <w:rPrChange w:id="143" w:author="Shawn Lewenza" w:date="2025-03-31T22:48:00Z" w16du:dateUtc="2025-04-01T05:48:00Z">
            <w:rPr>
              <w:rFonts w:ascii="Times New Roman" w:eastAsia="Times New Roman" w:hAnsi="Times New Roman" w:cs="Times New Roman"/>
              <w:kern w:val="0"/>
              <w:highlight w:val="yellow"/>
              <w14:ligatures w14:val="none"/>
            </w:rPr>
          </w:rPrChange>
        </w:rPr>
      </w:pPr>
      <w:r w:rsidRPr="00B21E3A">
        <w:rPr>
          <w:rFonts w:ascii="Times New Roman" w:eastAsia="Times New Roman" w:hAnsi="Times New Roman" w:cs="Times New Roman"/>
          <w:kern w:val="0"/>
          <w14:ligatures w14:val="none"/>
          <w:rPrChange w:id="144" w:author="Shawn Lewenza" w:date="2025-03-31T22:48:00Z" w16du:dateUtc="2025-04-01T05:48:00Z">
            <w:rPr>
              <w:rFonts w:ascii="Times New Roman" w:eastAsia="Times New Roman" w:hAnsi="Times New Roman" w:cs="Times New Roman"/>
              <w:kern w:val="0"/>
              <w:highlight w:val="yellow"/>
              <w14:ligatures w14:val="none"/>
            </w:rPr>
          </w:rPrChange>
        </w:rPr>
        <w:t xml:space="preserve">Step 2. Using genomic methods, we identified genes that are induced when bacteria are exposed to naphthenic acids. These include numerous genes required to degrade NA as a nutrient, but also to protect itself from the toxic NA compounds, both of which are present in the complex mixtures of NA in a tailings pond. </w:t>
      </w:r>
    </w:p>
    <w:p w14:paraId="4C1298D1" w14:textId="77777777" w:rsidR="00276864" w:rsidRPr="00B21E3A" w:rsidRDefault="00276864" w:rsidP="00276864">
      <w:pPr>
        <w:spacing w:after="0" w:line="240" w:lineRule="auto"/>
        <w:jc w:val="both"/>
        <w:rPr>
          <w:rFonts w:ascii="Times New Roman" w:eastAsia="Times New Roman" w:hAnsi="Times New Roman" w:cs="Times New Roman"/>
          <w:kern w:val="0"/>
          <w14:ligatures w14:val="none"/>
          <w:rPrChange w:id="145" w:author="Shawn Lewenza" w:date="2025-03-31T22:48:00Z" w16du:dateUtc="2025-04-01T05:48:00Z">
            <w:rPr>
              <w:rFonts w:ascii="Times New Roman" w:eastAsia="Times New Roman" w:hAnsi="Times New Roman" w:cs="Times New Roman"/>
              <w:kern w:val="0"/>
              <w:highlight w:val="yellow"/>
              <w14:ligatures w14:val="none"/>
            </w:rPr>
          </w:rPrChange>
        </w:rPr>
      </w:pPr>
    </w:p>
    <w:p w14:paraId="1EF8B1F6" w14:textId="5D69A55D" w:rsidR="00B21E3A" w:rsidRPr="00B21E3A" w:rsidRDefault="00613E4E" w:rsidP="00276864">
      <w:pPr>
        <w:spacing w:after="0" w:line="240" w:lineRule="auto"/>
        <w:jc w:val="both"/>
        <w:rPr>
          <w:rFonts w:ascii="Times New Roman" w:eastAsia="Times New Roman" w:hAnsi="Times New Roman" w:cs="Times New Roman"/>
          <w:kern w:val="0"/>
          <w14:ligatures w14:val="none"/>
          <w:rPrChange w:id="146" w:author="Shawn Lewenza" w:date="2025-03-31T22:48:00Z" w16du:dateUtc="2025-04-01T05:48:00Z">
            <w:rPr>
              <w:rFonts w:ascii="Times New Roman" w:eastAsia="Times New Roman" w:hAnsi="Times New Roman" w:cs="Times New Roman"/>
              <w:kern w:val="0"/>
              <w:highlight w:val="yellow"/>
              <w14:ligatures w14:val="none"/>
            </w:rPr>
          </w:rPrChange>
        </w:rPr>
      </w:pPr>
      <w:r w:rsidRPr="00B21E3A">
        <w:rPr>
          <w:rFonts w:ascii="Times New Roman" w:eastAsia="Times New Roman" w:hAnsi="Times New Roman" w:cs="Times New Roman"/>
          <w:kern w:val="0"/>
          <w14:ligatures w14:val="none"/>
          <w:rPrChange w:id="147" w:author="Shawn Lewenza" w:date="2025-03-31T22:48:00Z" w16du:dateUtc="2025-04-01T05:48:00Z">
            <w:rPr>
              <w:rFonts w:ascii="Times New Roman" w:eastAsia="Times New Roman" w:hAnsi="Times New Roman" w:cs="Times New Roman"/>
              <w:kern w:val="0"/>
              <w:highlight w:val="yellow"/>
              <w14:ligatures w14:val="none"/>
            </w:rPr>
          </w:rPrChange>
        </w:rPr>
        <w:t xml:space="preserve">Step 3. </w:t>
      </w:r>
      <w:r w:rsidR="00276864" w:rsidRPr="00B21E3A">
        <w:rPr>
          <w:rFonts w:ascii="Times New Roman" w:eastAsia="Times New Roman" w:hAnsi="Times New Roman" w:cs="Times New Roman"/>
          <w:kern w:val="0"/>
          <w14:ligatures w14:val="none"/>
          <w:rPrChange w:id="148" w:author="Shawn Lewenza" w:date="2025-03-31T22:48:00Z" w16du:dateUtc="2025-04-01T05:48:00Z">
            <w:rPr>
              <w:rFonts w:ascii="Times New Roman" w:eastAsia="Times New Roman" w:hAnsi="Times New Roman" w:cs="Times New Roman"/>
              <w:kern w:val="0"/>
              <w:highlight w:val="yellow"/>
              <w14:ligatures w14:val="none"/>
            </w:rPr>
          </w:rPrChange>
        </w:rPr>
        <w:t xml:space="preserve">Using </w:t>
      </w:r>
      <w:r w:rsidRPr="00B21E3A">
        <w:rPr>
          <w:rFonts w:ascii="Times New Roman" w:eastAsia="Times New Roman" w:hAnsi="Times New Roman" w:cs="Times New Roman"/>
          <w:kern w:val="0"/>
          <w14:ligatures w14:val="none"/>
          <w:rPrChange w:id="149" w:author="Shawn Lewenza" w:date="2025-03-31T22:48:00Z" w16du:dateUtc="2025-04-01T05:48:00Z">
            <w:rPr>
              <w:rFonts w:ascii="Times New Roman" w:eastAsia="Times New Roman" w:hAnsi="Times New Roman" w:cs="Times New Roman"/>
              <w:kern w:val="0"/>
              <w:highlight w:val="yellow"/>
              <w14:ligatures w14:val="none"/>
            </w:rPr>
          </w:rPrChange>
        </w:rPr>
        <w:t xml:space="preserve">state of the art </w:t>
      </w:r>
      <w:r w:rsidR="00276864" w:rsidRPr="00B21E3A">
        <w:rPr>
          <w:rFonts w:ascii="Times New Roman" w:eastAsia="Times New Roman" w:hAnsi="Times New Roman" w:cs="Times New Roman"/>
          <w:kern w:val="0"/>
          <w14:ligatures w14:val="none"/>
          <w:rPrChange w:id="150" w:author="Shawn Lewenza" w:date="2025-03-31T22:48:00Z" w16du:dateUtc="2025-04-01T05:48:00Z">
            <w:rPr>
              <w:rFonts w:ascii="Times New Roman" w:eastAsia="Times New Roman" w:hAnsi="Times New Roman" w:cs="Times New Roman"/>
              <w:kern w:val="0"/>
              <w:highlight w:val="yellow"/>
              <w14:ligatures w14:val="none"/>
            </w:rPr>
          </w:rPrChange>
        </w:rPr>
        <w:t xml:space="preserve">synthetic biology </w:t>
      </w:r>
      <w:r w:rsidRPr="00B21E3A">
        <w:rPr>
          <w:rFonts w:ascii="Times New Roman" w:eastAsia="Times New Roman" w:hAnsi="Times New Roman" w:cs="Times New Roman"/>
          <w:kern w:val="0"/>
          <w14:ligatures w14:val="none"/>
          <w:rPrChange w:id="151" w:author="Shawn Lewenza" w:date="2025-03-31T22:48:00Z" w16du:dateUtc="2025-04-01T05:48:00Z">
            <w:rPr>
              <w:rFonts w:ascii="Times New Roman" w:eastAsia="Times New Roman" w:hAnsi="Times New Roman" w:cs="Times New Roman"/>
              <w:kern w:val="0"/>
              <w:highlight w:val="yellow"/>
              <w14:ligatures w14:val="none"/>
            </w:rPr>
          </w:rPrChange>
        </w:rPr>
        <w:t xml:space="preserve">and DNA printing </w:t>
      </w:r>
      <w:r w:rsidR="00276864" w:rsidRPr="00B21E3A">
        <w:rPr>
          <w:rFonts w:ascii="Times New Roman" w:eastAsia="Times New Roman" w:hAnsi="Times New Roman" w:cs="Times New Roman"/>
          <w:kern w:val="0"/>
          <w14:ligatures w14:val="none"/>
          <w:rPrChange w:id="152" w:author="Shawn Lewenza" w:date="2025-03-31T22:48:00Z" w16du:dateUtc="2025-04-01T05:48:00Z">
            <w:rPr>
              <w:rFonts w:ascii="Times New Roman" w:eastAsia="Times New Roman" w:hAnsi="Times New Roman" w:cs="Times New Roman"/>
              <w:kern w:val="0"/>
              <w:highlight w:val="yellow"/>
              <w14:ligatures w14:val="none"/>
            </w:rPr>
          </w:rPrChange>
        </w:rPr>
        <w:t xml:space="preserve">techniques, the NA-triggered promoters were then engineered into whole-cell biosensors. The </w:t>
      </w:r>
      <w:r w:rsidRPr="00B21E3A">
        <w:rPr>
          <w:rFonts w:ascii="Times New Roman" w:eastAsia="Times New Roman" w:hAnsi="Times New Roman" w:cs="Times New Roman"/>
          <w:kern w:val="0"/>
          <w14:ligatures w14:val="none"/>
          <w:rPrChange w:id="153" w:author="Shawn Lewenza" w:date="2025-03-31T22:48:00Z" w16du:dateUtc="2025-04-01T05:48:00Z">
            <w:rPr>
              <w:rFonts w:ascii="Times New Roman" w:eastAsia="Times New Roman" w:hAnsi="Times New Roman" w:cs="Times New Roman"/>
              <w:kern w:val="0"/>
              <w:highlight w:val="yellow"/>
              <w14:ligatures w14:val="none"/>
            </w:rPr>
          </w:rPrChange>
        </w:rPr>
        <w:t>target</w:t>
      </w:r>
      <w:r w:rsidR="00276864" w:rsidRPr="00B21E3A">
        <w:rPr>
          <w:rFonts w:ascii="Times New Roman" w:eastAsia="Times New Roman" w:hAnsi="Times New Roman" w:cs="Times New Roman"/>
          <w:kern w:val="0"/>
          <w14:ligatures w14:val="none"/>
          <w:rPrChange w:id="154" w:author="Shawn Lewenza" w:date="2025-03-31T22:48:00Z" w16du:dateUtc="2025-04-01T05:48:00Z">
            <w:rPr>
              <w:rFonts w:ascii="Times New Roman" w:eastAsia="Times New Roman" w:hAnsi="Times New Roman" w:cs="Times New Roman"/>
              <w:kern w:val="0"/>
              <w:highlight w:val="yellow"/>
              <w14:ligatures w14:val="none"/>
            </w:rPr>
          </w:rPrChange>
        </w:rPr>
        <w:t xml:space="preserve"> promoter</w:t>
      </w:r>
      <w:r w:rsidRPr="00B21E3A">
        <w:rPr>
          <w:rFonts w:ascii="Times New Roman" w:eastAsia="Times New Roman" w:hAnsi="Times New Roman" w:cs="Times New Roman"/>
          <w:kern w:val="0"/>
          <w14:ligatures w14:val="none"/>
          <w:rPrChange w:id="155" w:author="Shawn Lewenza" w:date="2025-03-31T22:48:00Z" w16du:dateUtc="2025-04-01T05:48:00Z">
            <w:rPr>
              <w:rFonts w:ascii="Times New Roman" w:eastAsia="Times New Roman" w:hAnsi="Times New Roman" w:cs="Times New Roman"/>
              <w:kern w:val="0"/>
              <w:highlight w:val="yellow"/>
              <w14:ligatures w14:val="none"/>
            </w:rPr>
          </w:rPrChange>
        </w:rPr>
        <w:t>s</w:t>
      </w:r>
      <w:ins w:id="156" w:author="Shawn Lewenza" w:date="2025-03-31T22:49:00Z" w16du:dateUtc="2025-04-01T05:49:00Z">
        <w:r w:rsidR="00B21E3A">
          <w:rPr>
            <w:rFonts w:ascii="Times New Roman" w:eastAsia="Times New Roman" w:hAnsi="Times New Roman" w:cs="Times New Roman"/>
            <w:kern w:val="0"/>
            <w14:ligatures w14:val="none"/>
          </w:rPr>
          <w:t xml:space="preserve"> drive </w:t>
        </w:r>
      </w:ins>
      <w:ins w:id="157" w:author="Shawn Lewenza" w:date="2025-03-31T22:50:00Z" w16du:dateUtc="2025-04-01T05:50:00Z">
        <w:r w:rsidR="00B21E3A">
          <w:rPr>
            <w:rFonts w:ascii="Times New Roman" w:eastAsia="Times New Roman" w:hAnsi="Times New Roman" w:cs="Times New Roman"/>
            <w:kern w:val="0"/>
            <w14:ligatures w14:val="none"/>
          </w:rPr>
          <w:t>the expression</w:t>
        </w:r>
      </w:ins>
      <w:r w:rsidR="00B21E3A" w:rsidRPr="00B21E3A">
        <w:rPr>
          <w:rFonts w:ascii="Times New Roman" w:eastAsia="Times New Roman" w:hAnsi="Times New Roman" w:cs="Times New Roman"/>
          <w:kern w:val="0"/>
          <w14:ligatures w14:val="none"/>
          <w:rPrChange w:id="158" w:author="Shawn Lewenza" w:date="2025-03-31T22:48:00Z" w16du:dateUtc="2025-04-01T05:48:00Z">
            <w:rPr>
              <w:rFonts w:ascii="Times New Roman" w:eastAsia="Times New Roman" w:hAnsi="Times New Roman" w:cs="Times New Roman"/>
              <w:kern w:val="0"/>
              <w:highlight w:val="yellow"/>
              <w14:ligatures w14:val="none"/>
            </w:rPr>
          </w:rPrChange>
        </w:rPr>
        <w:t xml:space="preserve"> of </w:t>
      </w:r>
      <w:r w:rsidR="00276864" w:rsidRPr="00B21E3A">
        <w:rPr>
          <w:rFonts w:ascii="Times New Roman" w:eastAsia="Times New Roman" w:hAnsi="Times New Roman" w:cs="Times New Roman"/>
          <w:kern w:val="0"/>
          <w14:ligatures w14:val="none"/>
          <w:rPrChange w:id="159" w:author="Shawn Lewenza" w:date="2025-03-31T22:48:00Z" w16du:dateUtc="2025-04-01T05:48:00Z">
            <w:rPr>
              <w:rFonts w:ascii="Times New Roman" w:eastAsia="Times New Roman" w:hAnsi="Times New Roman" w:cs="Times New Roman"/>
              <w:kern w:val="0"/>
              <w:highlight w:val="yellow"/>
              <w14:ligatures w14:val="none"/>
            </w:rPr>
          </w:rPrChange>
        </w:rPr>
        <w:t>luminesce</w:t>
      </w:r>
      <w:r w:rsidR="00B21E3A" w:rsidRPr="00B21E3A">
        <w:rPr>
          <w:rFonts w:ascii="Times New Roman" w:eastAsia="Times New Roman" w:hAnsi="Times New Roman" w:cs="Times New Roman"/>
          <w:kern w:val="0"/>
          <w14:ligatures w14:val="none"/>
          <w:rPrChange w:id="160" w:author="Shawn Lewenza" w:date="2025-03-31T22:48:00Z" w16du:dateUtc="2025-04-01T05:48:00Z">
            <w:rPr>
              <w:rFonts w:ascii="Times New Roman" w:eastAsia="Times New Roman" w:hAnsi="Times New Roman" w:cs="Times New Roman"/>
              <w:kern w:val="0"/>
              <w:highlight w:val="yellow"/>
              <w14:ligatures w14:val="none"/>
            </w:rPr>
          </w:rPrChange>
        </w:rPr>
        <w:t>nce</w:t>
      </w:r>
      <w:r w:rsidR="00276864" w:rsidRPr="00B21E3A">
        <w:rPr>
          <w:rFonts w:ascii="Times New Roman" w:eastAsia="Times New Roman" w:hAnsi="Times New Roman" w:cs="Times New Roman"/>
          <w:kern w:val="0"/>
          <w14:ligatures w14:val="none"/>
          <w:rPrChange w:id="161" w:author="Shawn Lewenza" w:date="2025-03-31T22:48:00Z" w16du:dateUtc="2025-04-01T05:48:00Z">
            <w:rPr>
              <w:rFonts w:ascii="Times New Roman" w:eastAsia="Times New Roman" w:hAnsi="Times New Roman" w:cs="Times New Roman"/>
              <w:kern w:val="0"/>
              <w:highlight w:val="yellow"/>
              <w14:ligatures w14:val="none"/>
            </w:rPr>
          </w:rPrChange>
        </w:rPr>
        <w:t xml:space="preserve"> reporter gene</w:t>
      </w:r>
      <w:r w:rsidR="00B21E3A" w:rsidRPr="00B21E3A">
        <w:rPr>
          <w:rFonts w:ascii="Times New Roman" w:eastAsia="Times New Roman" w:hAnsi="Times New Roman" w:cs="Times New Roman"/>
          <w:kern w:val="0"/>
          <w14:ligatures w14:val="none"/>
          <w:rPrChange w:id="162" w:author="Shawn Lewenza" w:date="2025-03-31T22:48:00Z" w16du:dateUtc="2025-04-01T05:48:00Z">
            <w:rPr>
              <w:rFonts w:ascii="Times New Roman" w:eastAsia="Times New Roman" w:hAnsi="Times New Roman" w:cs="Times New Roman"/>
              <w:kern w:val="0"/>
              <w:highlight w:val="yellow"/>
              <w14:ligatures w14:val="none"/>
            </w:rPr>
          </w:rPrChange>
        </w:rPr>
        <w:t>s</w:t>
      </w:r>
      <w:r w:rsidR="00276864" w:rsidRPr="00B21E3A">
        <w:rPr>
          <w:rFonts w:ascii="Times New Roman" w:eastAsia="Times New Roman" w:hAnsi="Times New Roman" w:cs="Times New Roman"/>
          <w:kern w:val="0"/>
          <w14:ligatures w14:val="none"/>
          <w:rPrChange w:id="163" w:author="Shawn Lewenza" w:date="2025-03-31T22:48:00Z" w16du:dateUtc="2025-04-01T05:48:00Z">
            <w:rPr>
              <w:rFonts w:ascii="Times New Roman" w:eastAsia="Times New Roman" w:hAnsi="Times New Roman" w:cs="Times New Roman"/>
              <w:kern w:val="0"/>
              <w:highlight w:val="yellow"/>
              <w14:ligatures w14:val="none"/>
            </w:rPr>
          </w:rPrChange>
        </w:rPr>
        <w:t xml:space="preserve"> (luxCDABE)</w:t>
      </w:r>
      <w:ins w:id="164" w:author="Shawn Lewenza" w:date="2025-03-31T22:50:00Z" w16du:dateUtc="2025-04-01T05:50:00Z">
        <w:r w:rsidR="00B21E3A">
          <w:rPr>
            <w:rFonts w:ascii="Times New Roman" w:eastAsia="Times New Roman" w:hAnsi="Times New Roman" w:cs="Times New Roman"/>
            <w:kern w:val="0"/>
            <w14:ligatures w14:val="none"/>
          </w:rPr>
          <w:t xml:space="preserve"> in response to NA exposure</w:t>
        </w:r>
      </w:ins>
      <w:r w:rsidR="00B21E3A" w:rsidRPr="00B21E3A">
        <w:rPr>
          <w:rFonts w:ascii="Times New Roman" w:eastAsia="Times New Roman" w:hAnsi="Times New Roman" w:cs="Times New Roman"/>
          <w:kern w:val="0"/>
          <w14:ligatures w14:val="none"/>
          <w:rPrChange w:id="165" w:author="Shawn Lewenza" w:date="2025-03-31T22:48:00Z" w16du:dateUtc="2025-04-01T05:48:00Z">
            <w:rPr>
              <w:rFonts w:ascii="Times New Roman" w:eastAsia="Times New Roman" w:hAnsi="Times New Roman" w:cs="Times New Roman"/>
              <w:kern w:val="0"/>
              <w:highlight w:val="yellow"/>
              <w14:ligatures w14:val="none"/>
            </w:rPr>
          </w:rPrChange>
        </w:rPr>
        <w:t xml:space="preserve">. </w:t>
      </w:r>
    </w:p>
    <w:p w14:paraId="64DA2458" w14:textId="77777777" w:rsidR="00B21E3A" w:rsidRPr="00B21E3A" w:rsidRDefault="00B21E3A" w:rsidP="00276864">
      <w:pPr>
        <w:spacing w:after="0" w:line="240" w:lineRule="auto"/>
        <w:jc w:val="both"/>
        <w:rPr>
          <w:rFonts w:ascii="Times New Roman" w:eastAsia="Times New Roman" w:hAnsi="Times New Roman" w:cs="Times New Roman"/>
          <w:kern w:val="0"/>
          <w14:ligatures w14:val="none"/>
          <w:rPrChange w:id="166" w:author="Shawn Lewenza" w:date="2025-03-31T22:48:00Z" w16du:dateUtc="2025-04-01T05:48:00Z">
            <w:rPr>
              <w:rFonts w:ascii="Times New Roman" w:eastAsia="Times New Roman" w:hAnsi="Times New Roman" w:cs="Times New Roman"/>
              <w:kern w:val="0"/>
              <w:highlight w:val="yellow"/>
              <w14:ligatures w14:val="none"/>
            </w:rPr>
          </w:rPrChange>
        </w:rPr>
      </w:pPr>
    </w:p>
    <w:p w14:paraId="007D7946" w14:textId="25397293" w:rsidR="00276864" w:rsidRDefault="00B21E3A" w:rsidP="00276864">
      <w:pPr>
        <w:spacing w:after="0" w:line="240" w:lineRule="auto"/>
        <w:jc w:val="both"/>
        <w:rPr>
          <w:rFonts w:ascii="Times New Roman" w:eastAsia="Times New Roman" w:hAnsi="Times New Roman" w:cs="Times New Roman"/>
          <w:kern w:val="0"/>
          <w14:ligatures w14:val="none"/>
        </w:rPr>
      </w:pPr>
      <w:r w:rsidRPr="00B21E3A">
        <w:rPr>
          <w:rFonts w:ascii="Times New Roman" w:eastAsia="Times New Roman" w:hAnsi="Times New Roman" w:cs="Times New Roman"/>
          <w:kern w:val="0"/>
          <w14:ligatures w14:val="none"/>
          <w:rPrChange w:id="167" w:author="Shawn Lewenza" w:date="2025-03-31T22:48:00Z" w16du:dateUtc="2025-04-01T05:48:00Z">
            <w:rPr>
              <w:rFonts w:ascii="Times New Roman" w:eastAsia="Times New Roman" w:hAnsi="Times New Roman" w:cs="Times New Roman"/>
              <w:kern w:val="0"/>
              <w:highlight w:val="yellow"/>
              <w14:ligatures w14:val="none"/>
            </w:rPr>
          </w:rPrChange>
        </w:rPr>
        <w:t xml:space="preserve">Step 4. </w:t>
      </w:r>
      <w:del w:id="168" w:author="Shawn Lewenza" w:date="2025-03-31T22:50:00Z" w16du:dateUtc="2025-04-01T05:50:00Z">
        <w:r w:rsidRPr="00B21E3A" w:rsidDel="00B21E3A">
          <w:rPr>
            <w:rFonts w:ascii="Times New Roman" w:eastAsia="Times New Roman" w:hAnsi="Times New Roman" w:cs="Times New Roman"/>
            <w:kern w:val="0"/>
            <w14:ligatures w14:val="none"/>
            <w:rPrChange w:id="169" w:author="Shawn Lewenza" w:date="2025-03-31T22:48:00Z" w16du:dateUtc="2025-04-01T05:48:00Z">
              <w:rPr>
                <w:rFonts w:ascii="Times New Roman" w:eastAsia="Times New Roman" w:hAnsi="Times New Roman" w:cs="Times New Roman"/>
                <w:kern w:val="0"/>
                <w:highlight w:val="yellow"/>
                <w14:ligatures w14:val="none"/>
              </w:rPr>
            </w:rPrChange>
          </w:rPr>
          <w:delText>After detection of NAs, the</w:delText>
        </w:r>
      </w:del>
      <w:ins w:id="170" w:author="Shawn Lewenza" w:date="2025-03-31T22:50:00Z" w16du:dateUtc="2025-04-01T05:50:00Z">
        <w:r>
          <w:rPr>
            <w:rFonts w:ascii="Times New Roman" w:eastAsia="Times New Roman" w:hAnsi="Times New Roman" w:cs="Times New Roman"/>
            <w:kern w:val="0"/>
            <w14:ligatures w14:val="none"/>
          </w:rPr>
          <w:t>The</w:t>
        </w:r>
      </w:ins>
      <w:r w:rsidRPr="00B21E3A">
        <w:rPr>
          <w:rFonts w:ascii="Times New Roman" w:eastAsia="Times New Roman" w:hAnsi="Times New Roman" w:cs="Times New Roman"/>
          <w:kern w:val="0"/>
          <w14:ligatures w14:val="none"/>
          <w:rPrChange w:id="171" w:author="Shawn Lewenza" w:date="2025-03-31T22:48:00Z" w16du:dateUtc="2025-04-01T05:48:00Z">
            <w:rPr>
              <w:rFonts w:ascii="Times New Roman" w:eastAsia="Times New Roman" w:hAnsi="Times New Roman" w:cs="Times New Roman"/>
              <w:kern w:val="0"/>
              <w:highlight w:val="yellow"/>
              <w14:ligatures w14:val="none"/>
            </w:rPr>
          </w:rPrChange>
        </w:rPr>
        <w:t xml:space="preserve"> biosensor produces bioluminescence in direct proportion to the amount of NA present in a water sample</w:t>
      </w:r>
      <w:ins w:id="172" w:author="Shawn Lewenza" w:date="2025-03-31T22:50:00Z" w16du:dateUtc="2025-04-01T05:50:00Z">
        <w:r>
          <w:rPr>
            <w:rFonts w:ascii="Times New Roman" w:eastAsia="Times New Roman" w:hAnsi="Times New Roman" w:cs="Times New Roman"/>
            <w:kern w:val="0"/>
            <w14:ligatures w14:val="none"/>
          </w:rPr>
          <w:t>, which is easily measured as an indicator of NA presence.</w:t>
        </w:r>
      </w:ins>
      <w:r w:rsidRPr="00B21E3A">
        <w:rPr>
          <w:rFonts w:ascii="Times New Roman" w:eastAsia="Times New Roman" w:hAnsi="Times New Roman" w:cs="Times New Roman"/>
          <w:kern w:val="0"/>
          <w14:ligatures w14:val="none"/>
        </w:rPr>
        <w:t xml:space="preserve"> </w:t>
      </w:r>
      <w:r w:rsidR="00276864" w:rsidRPr="00B21E3A">
        <w:rPr>
          <w:rFonts w:ascii="Times New Roman" w:eastAsia="Times New Roman" w:hAnsi="Times New Roman" w:cs="Times New Roman"/>
          <w:kern w:val="0"/>
          <w14:ligatures w14:val="none"/>
        </w:rPr>
        <w:t xml:space="preserve"> </w:t>
      </w:r>
    </w:p>
    <w:p w14:paraId="4D268050" w14:textId="77777777" w:rsidR="00613E4E" w:rsidRDefault="00613E4E" w:rsidP="00276864">
      <w:pPr>
        <w:spacing w:after="0" w:line="240" w:lineRule="auto"/>
        <w:jc w:val="both"/>
        <w:rPr>
          <w:ins w:id="173" w:author="Shawn Lewenza" w:date="2025-03-31T22:41:00Z" w16du:dateUtc="2025-04-01T05:41:00Z"/>
          <w:rFonts w:ascii="Times New Roman" w:eastAsia="Times New Roman" w:hAnsi="Times New Roman" w:cs="Times New Roman"/>
          <w:kern w:val="0"/>
          <w14:ligatures w14:val="none"/>
        </w:rPr>
      </w:pPr>
    </w:p>
    <w:p w14:paraId="0BE79DB3" w14:textId="19BD90DF" w:rsidR="00613E4E" w:rsidRPr="00276864" w:rsidRDefault="00B21E3A" w:rsidP="00276864">
      <w:pPr>
        <w:spacing w:after="0" w:line="240" w:lineRule="auto"/>
        <w:jc w:val="both"/>
        <w:rPr>
          <w:rFonts w:ascii="Times New Roman" w:eastAsia="Times New Roman" w:hAnsi="Times New Roman" w:cs="Times New Roman"/>
          <w:kern w:val="0"/>
          <w14:ligatures w14:val="none"/>
        </w:rPr>
      </w:pPr>
      <w:ins w:id="174" w:author="Shawn Lewenza" w:date="2025-03-31T22:55:00Z" w16du:dateUtc="2025-04-01T05:55:00Z">
        <w:r>
          <w:rPr>
            <w:rFonts w:ascii="Times New Roman" w:eastAsia="Times New Roman" w:hAnsi="Times New Roman" w:cs="Times New Roman"/>
            <w:noProof/>
            <w:kern w:val="0"/>
          </w:rPr>
          <w:drawing>
            <wp:inline distT="0" distB="0" distL="0" distR="0" wp14:anchorId="186B742F" wp14:editId="10162784">
              <wp:extent cx="5943600" cy="2051685"/>
              <wp:effectExtent l="0" t="0" r="0" b="5715"/>
              <wp:docPr id="203378435" name="Picture 3" descr="A diagram of a molec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435" name="Picture 3" descr="A diagram of a molecu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inline>
          </w:drawing>
        </w:r>
      </w:ins>
    </w:p>
    <w:p w14:paraId="68A222C2" w14:textId="1DEE7A8E" w:rsidR="00276864" w:rsidRPr="00276864" w:rsidRDefault="00276864" w:rsidP="00276864">
      <w:pPr>
        <w:spacing w:after="0" w:line="240" w:lineRule="auto"/>
        <w:jc w:val="both"/>
        <w:rPr>
          <w:rFonts w:ascii="Times New Roman" w:eastAsia="Times New Roman" w:hAnsi="Times New Roman" w:cs="Times New Roman"/>
          <w:kern w:val="0"/>
          <w14:ligatures w14:val="none"/>
        </w:rPr>
      </w:pPr>
      <w:del w:id="175" w:author="Shawn Lewenza" w:date="2025-03-31T22:40:00Z" w16du:dateUtc="2025-04-01T05:40:00Z">
        <w:r w:rsidRPr="00276864" w:rsidDel="00613E4E">
          <w:rPr>
            <w:rFonts w:ascii="Times New Roman" w:eastAsia="Times New Roman" w:hAnsi="Times New Roman" w:cs="Times New Roman"/>
            <w:kern w:val="0"/>
            <w14:ligatures w14:val="none"/>
          </w:rPr>
          <w:fldChar w:fldCharType="begin"/>
        </w:r>
        <w:r w:rsidRPr="00276864" w:rsidDel="00613E4E">
          <w:rPr>
            <w:rFonts w:ascii="Times New Roman" w:eastAsia="Times New Roman" w:hAnsi="Times New Roman" w:cs="Times New Roman"/>
            <w:kern w:val="0"/>
            <w14:ligatures w14:val="none"/>
          </w:rPr>
          <w:delInstrText xml:space="preserve"> INCLUDEPICTURE "https://www.luminousbiosolutions.com/web/image/1218-cbb8c5b8/NA%20Picture.png" \* MERGEFORMATINET </w:delInstrText>
        </w:r>
        <w:r w:rsidRPr="00276864" w:rsidDel="00613E4E">
          <w:rPr>
            <w:rFonts w:ascii="Times New Roman" w:eastAsia="Times New Roman" w:hAnsi="Times New Roman" w:cs="Times New Roman"/>
            <w:kern w:val="0"/>
            <w14:ligatures w14:val="none"/>
          </w:rPr>
          <w:fldChar w:fldCharType="separate"/>
        </w:r>
        <w:r w:rsidRPr="00276864" w:rsidDel="00613E4E">
          <w:rPr>
            <w:rFonts w:ascii="Times New Roman" w:eastAsia="Times New Roman" w:hAnsi="Times New Roman" w:cs="Times New Roman"/>
            <w:kern w:val="0"/>
            <w14:ligatures w14:val="none"/>
          </w:rPr>
          <w:fldChar w:fldCharType="end"/>
        </w:r>
      </w:del>
    </w:p>
    <w:p w14:paraId="2F1C4C63" w14:textId="6FB39B71"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The result was a panel of engineered bacteria, each</w:t>
      </w:r>
      <w:ins w:id="176" w:author="Shawn Lewenza" w:date="2025-03-31T22:56:00Z" w16du:dateUtc="2025-04-01T05:56:00Z">
        <w:r w:rsidR="004B66AD">
          <w:rPr>
            <w:rFonts w:ascii="Times New Roman" w:eastAsia="Times New Roman" w:hAnsi="Times New Roman" w:cs="Times New Roman"/>
            <w:b/>
            <w:bCs/>
            <w:kern w:val="0"/>
            <w14:ligatures w14:val="none"/>
          </w:rPr>
          <w:t xml:space="preserve"> expressing different promoters and finely</w:t>
        </w:r>
      </w:ins>
      <w:r w:rsidRPr="00276864">
        <w:rPr>
          <w:rFonts w:ascii="Times New Roman" w:eastAsia="Times New Roman" w:hAnsi="Times New Roman" w:cs="Times New Roman"/>
          <w:b/>
          <w:bCs/>
          <w:kern w:val="0"/>
          <w14:ligatures w14:val="none"/>
        </w:rPr>
        <w:t xml:space="preserve"> tuned to light up in response to </w:t>
      </w:r>
      <w:ins w:id="177" w:author="Shawn Lewenza" w:date="2025-03-31T22:56:00Z" w16du:dateUtc="2025-04-01T05:56:00Z">
        <w:r w:rsidR="004B66AD">
          <w:rPr>
            <w:rFonts w:ascii="Times New Roman" w:eastAsia="Times New Roman" w:hAnsi="Times New Roman" w:cs="Times New Roman"/>
            <w:b/>
            <w:bCs/>
            <w:kern w:val="0"/>
            <w14:ligatures w14:val="none"/>
          </w:rPr>
          <w:t>specific and unique</w:t>
        </w:r>
        <w:r w:rsidR="004B66AD" w:rsidRPr="00276864">
          <w:rPr>
            <w:rFonts w:ascii="Times New Roman" w:eastAsia="Times New Roman" w:hAnsi="Times New Roman" w:cs="Times New Roman"/>
            <w:b/>
            <w:bCs/>
            <w:kern w:val="0"/>
            <w14:ligatures w14:val="none"/>
          </w:rPr>
          <w:t xml:space="preserve"> </w:t>
        </w:r>
      </w:ins>
      <w:r w:rsidRPr="00276864">
        <w:rPr>
          <w:rFonts w:ascii="Times New Roman" w:eastAsia="Times New Roman" w:hAnsi="Times New Roman" w:cs="Times New Roman"/>
          <w:b/>
          <w:bCs/>
          <w:kern w:val="0"/>
          <w14:ligatures w14:val="none"/>
        </w:rPr>
        <w:t>naphthenic acid structures.</w:t>
      </w:r>
    </w:p>
    <w:p w14:paraId="6BAB4415"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2D21FAD3" w14:textId="75ACEA5C" w:rsidR="007C4874" w:rsidRDefault="00276864" w:rsidP="00276864">
      <w:pPr>
        <w:spacing w:after="0" w:line="240" w:lineRule="auto"/>
        <w:jc w:val="both"/>
        <w:rPr>
          <w:ins w:id="178" w:author="Shawn Lewenza" w:date="2025-03-31T23:04:00Z" w16du:dateUtc="2025-04-01T06:04:00Z"/>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In laboratory tests, the biosensors demonstrated promising sensitivity, specificity, and reliability for NA detection.  </w:t>
      </w:r>
      <w:ins w:id="179" w:author="Shawn Lewenza" w:date="2025-03-31T23:04:00Z" w16du:dateUtc="2025-04-01T06:04:00Z">
        <w:r w:rsidR="007C4874">
          <w:rPr>
            <w:rFonts w:ascii="Times New Roman" w:eastAsia="Times New Roman" w:hAnsi="Times New Roman" w:cs="Times New Roman"/>
            <w:kern w:val="0"/>
            <w14:ligatures w14:val="none"/>
          </w:rPr>
          <w:t xml:space="preserve">Our NA biosensors can detect individual NAs, as well as complex mixtures of NA from commercial sources, or that are </w:t>
        </w:r>
      </w:ins>
      <w:ins w:id="180" w:author="Shawn Lewenza" w:date="2025-03-31T23:05:00Z" w16du:dateUtc="2025-04-01T06:05:00Z">
        <w:r w:rsidR="007C4874">
          <w:rPr>
            <w:rFonts w:ascii="Times New Roman" w:eastAsia="Times New Roman" w:hAnsi="Times New Roman" w:cs="Times New Roman"/>
            <w:kern w:val="0"/>
            <w14:ligatures w14:val="none"/>
          </w:rPr>
          <w:t>purified from oil sands tailings ponds.</w:t>
        </w:r>
      </w:ins>
    </w:p>
    <w:p w14:paraId="0CA78CF5"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53C1B88E" w14:textId="77777777" w:rsidR="00C876FA" w:rsidRDefault="00276864" w:rsidP="00276864">
      <w:pPr>
        <w:spacing w:after="0" w:line="240" w:lineRule="auto"/>
        <w:jc w:val="both"/>
        <w:rPr>
          <w:ins w:id="181" w:author="Shawn Lewenza" w:date="2025-03-31T23:09:00Z" w16du:dateUtc="2025-04-01T06:09:00Z"/>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The detection limits achieved </w:t>
      </w:r>
      <w:ins w:id="182" w:author="Shawn Lewenza" w:date="2025-03-31T23:09:00Z" w16du:dateUtc="2025-04-01T06:09:00Z">
        <w:r w:rsidR="00C876FA">
          <w:rPr>
            <w:rFonts w:ascii="Times New Roman" w:eastAsia="Times New Roman" w:hAnsi="Times New Roman" w:cs="Times New Roman"/>
            <w:kern w:val="0"/>
            <w14:ligatures w14:val="none"/>
          </w:rPr>
          <w:t xml:space="preserve">for NA biosensors </w:t>
        </w:r>
      </w:ins>
      <w:r w:rsidRPr="00276864">
        <w:rPr>
          <w:rFonts w:ascii="Times New Roman" w:eastAsia="Times New Roman" w:hAnsi="Times New Roman" w:cs="Times New Roman"/>
          <w:kern w:val="0"/>
          <w14:ligatures w14:val="none"/>
        </w:rPr>
        <w:t xml:space="preserve">were </w:t>
      </w:r>
      <w:ins w:id="183" w:author="Shawn Lewenza" w:date="2025-03-31T23:05:00Z" w16du:dateUtc="2025-04-01T06:05:00Z">
        <w:r w:rsidR="007C4874">
          <w:rPr>
            <w:rFonts w:ascii="Times New Roman" w:eastAsia="Times New Roman" w:hAnsi="Times New Roman" w:cs="Times New Roman"/>
            <w:kern w:val="0"/>
            <w14:ligatures w14:val="none"/>
          </w:rPr>
          <w:t>as low as</w:t>
        </w:r>
      </w:ins>
      <w:r w:rsidRPr="00276864">
        <w:rPr>
          <w:rFonts w:ascii="Times New Roman" w:eastAsia="Times New Roman" w:hAnsi="Times New Roman" w:cs="Times New Roman"/>
          <w:kern w:val="0"/>
          <w14:ligatures w14:val="none"/>
        </w:rPr>
        <w:t xml:space="preserve"> </w:t>
      </w:r>
      <w:ins w:id="184" w:author="Shawn Lewenza" w:date="2025-03-31T23:05:00Z" w16du:dateUtc="2025-04-01T06:05:00Z">
        <w:r w:rsidR="007C4874">
          <w:rPr>
            <w:rFonts w:ascii="Times New Roman" w:eastAsia="Times New Roman" w:hAnsi="Times New Roman" w:cs="Times New Roman"/>
            <w:kern w:val="0"/>
            <w14:ligatures w14:val="none"/>
          </w:rPr>
          <w:t xml:space="preserve">1.5 mg/L, which is sufficiently sensitive to </w:t>
        </w:r>
      </w:ins>
      <w:ins w:id="185" w:author="Shawn Lewenza" w:date="2025-03-31T23:06:00Z" w16du:dateUtc="2025-04-01T06:06:00Z">
        <w:r w:rsidR="007C4874">
          <w:rPr>
            <w:rFonts w:ascii="Times New Roman" w:eastAsia="Times New Roman" w:hAnsi="Times New Roman" w:cs="Times New Roman"/>
            <w:kern w:val="0"/>
            <w14:ligatures w14:val="none"/>
          </w:rPr>
          <w:t>detect NA in raw OSPW water</w:t>
        </w:r>
      </w:ins>
      <w:r w:rsidRPr="00276864">
        <w:rPr>
          <w:rFonts w:ascii="Times New Roman" w:eastAsia="Times New Roman" w:hAnsi="Times New Roman" w:cs="Times New Roman"/>
          <w:kern w:val="0"/>
          <w14:ligatures w14:val="none"/>
        </w:rPr>
        <w:t>.</w:t>
      </w:r>
      <w:ins w:id="186" w:author="Shawn Lewenza" w:date="2025-03-31T23:07:00Z" w16du:dateUtc="2025-04-01T06:07:00Z">
        <w:r w:rsidR="00C876FA">
          <w:rPr>
            <w:rFonts w:ascii="Times New Roman" w:eastAsia="Times New Roman" w:hAnsi="Times New Roman" w:cs="Times New Roman"/>
            <w:kern w:val="0"/>
            <w14:ligatures w14:val="none"/>
          </w:rPr>
          <w:t xml:space="preserve"> </w:t>
        </w:r>
      </w:ins>
      <w:r w:rsidRPr="00276864">
        <w:rPr>
          <w:rFonts w:ascii="Times New Roman" w:eastAsia="Times New Roman" w:hAnsi="Times New Roman" w:cs="Times New Roman"/>
          <w:kern w:val="0"/>
          <w14:ligatures w14:val="none"/>
        </w:rPr>
        <w:t xml:space="preserve">  </w:t>
      </w:r>
      <w:ins w:id="187" w:author="Shawn Lewenza" w:date="2025-03-31T23:06:00Z" w16du:dateUtc="2025-04-01T06:06:00Z">
        <w:r w:rsidR="007C4874">
          <w:rPr>
            <w:rFonts w:ascii="Times New Roman" w:eastAsia="Times New Roman" w:hAnsi="Times New Roman" w:cs="Times New Roman"/>
            <w:kern w:val="0"/>
            <w14:ligatures w14:val="none"/>
          </w:rPr>
          <w:t xml:space="preserve">NA can also be concentrated from OSPW samples, </w:t>
        </w:r>
      </w:ins>
      <w:ins w:id="188" w:author="Shawn Lewenza" w:date="2025-03-31T23:07:00Z" w16du:dateUtc="2025-04-01T06:07:00Z">
        <w:r w:rsidR="007C4874">
          <w:rPr>
            <w:rFonts w:ascii="Times New Roman" w:eastAsia="Times New Roman" w:hAnsi="Times New Roman" w:cs="Times New Roman"/>
            <w:kern w:val="0"/>
            <w14:ligatures w14:val="none"/>
          </w:rPr>
          <w:t xml:space="preserve">to </w:t>
        </w:r>
        <w:r w:rsidR="00C876FA">
          <w:rPr>
            <w:rFonts w:ascii="Times New Roman" w:eastAsia="Times New Roman" w:hAnsi="Times New Roman" w:cs="Times New Roman"/>
            <w:kern w:val="0"/>
            <w14:ligatures w14:val="none"/>
          </w:rPr>
          <w:t>allow for detection in samples with low NA concentrations.</w:t>
        </w:r>
      </w:ins>
      <w:ins w:id="189" w:author="Shawn Lewenza" w:date="2025-03-31T23:06:00Z" w16du:dateUtc="2025-04-01T06:06:00Z">
        <w:r w:rsidR="007C4874">
          <w:rPr>
            <w:rFonts w:ascii="Times New Roman" w:eastAsia="Times New Roman" w:hAnsi="Times New Roman" w:cs="Times New Roman"/>
            <w:kern w:val="0"/>
            <w14:ligatures w14:val="none"/>
          </w:rPr>
          <w:t xml:space="preserve"> </w:t>
        </w:r>
      </w:ins>
    </w:p>
    <w:p w14:paraId="7E635B97" w14:textId="162262B9" w:rsidR="00C876FA" w:rsidRDefault="00C876FA" w:rsidP="00C876FA">
      <w:pPr>
        <w:spacing w:after="240" w:line="240" w:lineRule="auto"/>
        <w:jc w:val="both"/>
        <w:rPr>
          <w:ins w:id="190" w:author="Shawn Lewenza" w:date="2025-03-31T23:10:00Z" w16du:dateUtc="2025-04-01T06:10:00Z"/>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lastRenderedPageBreak/>
        <w:t>Overall, compared to conventional</w:t>
      </w:r>
      <w:ins w:id="191" w:author="Shawn Lewenza" w:date="2025-03-31T23:10:00Z" w16du:dateUtc="2025-04-01T06:10:00Z">
        <w:r>
          <w:rPr>
            <w:rFonts w:ascii="Times New Roman" w:eastAsia="Times New Roman" w:hAnsi="Times New Roman" w:cs="Times New Roman"/>
            <w:kern w:val="0"/>
            <w14:ligatures w14:val="none"/>
          </w:rPr>
          <w:t xml:space="preserve"> analytical</w:t>
        </w:r>
      </w:ins>
      <w:r w:rsidRPr="00276864">
        <w:rPr>
          <w:rFonts w:ascii="Times New Roman" w:eastAsia="Times New Roman" w:hAnsi="Times New Roman" w:cs="Times New Roman"/>
          <w:kern w:val="0"/>
          <w14:ligatures w14:val="none"/>
        </w:rPr>
        <w:t xml:space="preserve"> chemi</w:t>
      </w:r>
      <w:ins w:id="192" w:author="Shawn Lewenza" w:date="2025-03-31T23:10:00Z" w16du:dateUtc="2025-04-01T06:10:00Z">
        <w:r>
          <w:rPr>
            <w:rFonts w:ascii="Times New Roman" w:eastAsia="Times New Roman" w:hAnsi="Times New Roman" w:cs="Times New Roman"/>
            <w:kern w:val="0"/>
            <w14:ligatures w14:val="none"/>
          </w:rPr>
          <w:t>stry</w:t>
        </w:r>
      </w:ins>
      <w:del w:id="193" w:author="Shawn Lewenza" w:date="2025-03-31T23:10:00Z" w16du:dateUtc="2025-04-01T06:10:00Z">
        <w:r w:rsidRPr="00276864" w:rsidDel="00C876FA">
          <w:rPr>
            <w:rFonts w:ascii="Times New Roman" w:eastAsia="Times New Roman" w:hAnsi="Times New Roman" w:cs="Times New Roman"/>
            <w:kern w:val="0"/>
            <w14:ligatures w14:val="none"/>
          </w:rPr>
          <w:delText>cal</w:delText>
        </w:r>
      </w:del>
      <w:r w:rsidRPr="00276864">
        <w:rPr>
          <w:rFonts w:ascii="Times New Roman" w:eastAsia="Times New Roman" w:hAnsi="Times New Roman" w:cs="Times New Roman"/>
          <w:kern w:val="0"/>
          <w14:ligatures w14:val="none"/>
        </w:rPr>
        <w:t xml:space="preserve"> analysis, the biosensor technology offers a </w:t>
      </w:r>
      <w:r w:rsidRPr="00276864">
        <w:rPr>
          <w:rFonts w:ascii="Times New Roman" w:eastAsia="Times New Roman" w:hAnsi="Times New Roman" w:cs="Times New Roman"/>
          <w:b/>
          <w:bCs/>
          <w:kern w:val="0"/>
          <w14:ligatures w14:val="none"/>
        </w:rPr>
        <w:t>simple</w:t>
      </w:r>
      <w:del w:id="194" w:author="Shawn Lewenza" w:date="2025-03-31T23:10:00Z" w16du:dateUtc="2025-04-01T06:10:00Z">
        <w:r w:rsidRPr="00276864" w:rsidDel="00C876FA">
          <w:rPr>
            <w:rFonts w:ascii="Times New Roman" w:eastAsia="Times New Roman" w:hAnsi="Times New Roman" w:cs="Times New Roman"/>
            <w:b/>
            <w:bCs/>
            <w:kern w:val="0"/>
            <w14:ligatures w14:val="none"/>
          </w:rPr>
          <w:delText>r</w:delText>
        </w:r>
      </w:del>
      <w:r w:rsidRPr="00276864">
        <w:rPr>
          <w:rFonts w:ascii="Times New Roman" w:eastAsia="Times New Roman" w:hAnsi="Times New Roman" w:cs="Times New Roman"/>
          <w:b/>
          <w:bCs/>
          <w:kern w:val="0"/>
          <w14:ligatures w14:val="none"/>
        </w:rPr>
        <w:t>, real-time detection method</w:t>
      </w:r>
      <w:r w:rsidRPr="00276864">
        <w:rPr>
          <w:rFonts w:ascii="Times New Roman" w:eastAsia="Times New Roman" w:hAnsi="Times New Roman" w:cs="Times New Roman"/>
          <w:kern w:val="0"/>
          <w14:ligatures w14:val="none"/>
        </w:rPr>
        <w:t xml:space="preserve">. </w:t>
      </w:r>
      <w:del w:id="195" w:author="Shawn Lewenza" w:date="2025-03-31T23:10:00Z" w16du:dateUtc="2025-04-01T06:10:00Z">
        <w:r w:rsidRPr="00276864" w:rsidDel="00C876FA">
          <w:rPr>
            <w:rFonts w:ascii="Times New Roman" w:eastAsia="Times New Roman" w:hAnsi="Times New Roman" w:cs="Times New Roman"/>
            <w:kern w:val="0"/>
            <w14:ligatures w14:val="none"/>
          </w:rPr>
          <w:delText>It</w:delText>
        </w:r>
      </w:del>
      <w:ins w:id="196" w:author="Shawn Lewenza" w:date="2025-03-31T23:10:00Z" w16du:dateUtc="2025-04-01T06:10:00Z">
        <w:r>
          <w:rPr>
            <w:rFonts w:ascii="Times New Roman" w:eastAsia="Times New Roman" w:hAnsi="Times New Roman" w:cs="Times New Roman"/>
            <w:kern w:val="0"/>
            <w14:ligatures w14:val="none"/>
          </w:rPr>
          <w:t>Biosensors</w:t>
        </w:r>
      </w:ins>
      <w:r w:rsidRPr="00276864">
        <w:rPr>
          <w:rFonts w:ascii="Times New Roman" w:eastAsia="Times New Roman" w:hAnsi="Times New Roman" w:cs="Times New Roman"/>
          <w:kern w:val="0"/>
          <w14:ligatures w14:val="none"/>
        </w:rPr>
        <w:t xml:space="preserve"> </w:t>
      </w:r>
      <w:del w:id="197" w:author="Shawn Lewenza" w:date="2025-03-31T23:10:00Z" w16du:dateUtc="2025-04-01T06:10:00Z">
        <w:r w:rsidRPr="00276864" w:rsidDel="00C876FA">
          <w:rPr>
            <w:rFonts w:ascii="Times New Roman" w:eastAsia="Times New Roman" w:hAnsi="Times New Roman" w:cs="Times New Roman"/>
            <w:kern w:val="0"/>
            <w14:ligatures w14:val="none"/>
          </w:rPr>
          <w:delText>sacrifices some ultra-trace</w:delText>
        </w:r>
      </w:del>
      <w:ins w:id="198" w:author="Shawn Lewenza" w:date="2025-03-31T23:10:00Z" w16du:dateUtc="2025-04-01T06:10:00Z">
        <w:r>
          <w:rPr>
            <w:rFonts w:ascii="Times New Roman" w:eastAsia="Times New Roman" w:hAnsi="Times New Roman" w:cs="Times New Roman"/>
            <w:kern w:val="0"/>
            <w14:ligatures w14:val="none"/>
          </w:rPr>
          <w:t>compromise with lower</w:t>
        </w:r>
      </w:ins>
      <w:r w:rsidRPr="00276864">
        <w:rPr>
          <w:rFonts w:ascii="Times New Roman" w:eastAsia="Times New Roman" w:hAnsi="Times New Roman" w:cs="Times New Roman"/>
          <w:kern w:val="0"/>
          <w14:ligatures w14:val="none"/>
        </w:rPr>
        <w:t xml:space="preserve"> sensitivity</w:t>
      </w:r>
      <w:ins w:id="199" w:author="Shawn Lewenza" w:date="2025-03-31T23:11:00Z" w16du:dateUtc="2025-04-01T06:11:00Z">
        <w:r>
          <w:rPr>
            <w:rFonts w:ascii="Times New Roman" w:eastAsia="Times New Roman" w:hAnsi="Times New Roman" w:cs="Times New Roman"/>
            <w:kern w:val="0"/>
            <w14:ligatures w14:val="none"/>
          </w:rPr>
          <w:t>,</w:t>
        </w:r>
      </w:ins>
      <w:r w:rsidRPr="00276864">
        <w:rPr>
          <w:rFonts w:ascii="Times New Roman" w:eastAsia="Times New Roman" w:hAnsi="Times New Roman" w:cs="Times New Roman"/>
          <w:kern w:val="0"/>
          <w14:ligatures w14:val="none"/>
        </w:rPr>
        <w:t xml:space="preserve"> in exchange for </w:t>
      </w:r>
      <w:ins w:id="200" w:author="Shawn Lewenza" w:date="2025-03-31T23:11:00Z" w16du:dateUtc="2025-04-01T06:11:00Z">
        <w:r>
          <w:rPr>
            <w:rFonts w:ascii="Times New Roman" w:eastAsia="Times New Roman" w:hAnsi="Times New Roman" w:cs="Times New Roman"/>
            <w:kern w:val="0"/>
            <w14:ligatures w14:val="none"/>
          </w:rPr>
          <w:t xml:space="preserve">rapid, specific </w:t>
        </w:r>
      </w:ins>
      <w:del w:id="201" w:author="Shawn Lewenza" w:date="2025-03-31T23:11:00Z" w16du:dateUtc="2025-04-01T06:11:00Z">
        <w:r w:rsidRPr="00276864" w:rsidDel="00C876FA">
          <w:rPr>
            <w:rFonts w:ascii="Times New Roman" w:eastAsia="Times New Roman" w:hAnsi="Times New Roman" w:cs="Times New Roman"/>
            <w:kern w:val="0"/>
            <w14:ligatures w14:val="none"/>
          </w:rPr>
          <w:delText xml:space="preserve">field-ready </w:delText>
        </w:r>
      </w:del>
      <w:r w:rsidRPr="00276864">
        <w:rPr>
          <w:rFonts w:ascii="Times New Roman" w:eastAsia="Times New Roman" w:hAnsi="Times New Roman" w:cs="Times New Roman"/>
          <w:kern w:val="0"/>
          <w14:ligatures w14:val="none"/>
        </w:rPr>
        <w:t>reliability</w:t>
      </w:r>
      <w:ins w:id="202" w:author="Shawn Lewenza" w:date="2025-03-31T23:11:00Z" w16du:dateUtc="2025-04-01T06:11:00Z">
        <w:r>
          <w:rPr>
            <w:rFonts w:ascii="Times New Roman" w:eastAsia="Times New Roman" w:hAnsi="Times New Roman" w:cs="Times New Roman"/>
            <w:kern w:val="0"/>
            <w14:ligatures w14:val="none"/>
          </w:rPr>
          <w:t xml:space="preserve">, exploiting the nutrient sensing capacities of bacteria. </w:t>
        </w:r>
      </w:ins>
      <w:ins w:id="203" w:author="Shawn Lewenza" w:date="2025-03-31T23:12:00Z" w16du:dateUtc="2025-04-01T06:12:00Z">
        <w:r>
          <w:rPr>
            <w:rFonts w:ascii="Times New Roman" w:eastAsia="Times New Roman" w:hAnsi="Times New Roman" w:cs="Times New Roman"/>
            <w:kern w:val="0"/>
            <w14:ligatures w14:val="none"/>
          </w:rPr>
          <w:t>Biosensors can be adapted for in field usage, if required.</w:t>
        </w:r>
      </w:ins>
    </w:p>
    <w:p w14:paraId="63AF97EB" w14:textId="77777777" w:rsidR="007D716A" w:rsidRDefault="00C876FA" w:rsidP="00C876FA">
      <w:pPr>
        <w:spacing w:after="240" w:line="240" w:lineRule="auto"/>
        <w:jc w:val="both"/>
        <w:rPr>
          <w:ins w:id="204" w:author="Shawn Lewenza" w:date="2025-03-31T23:19:00Z" w16du:dateUtc="2025-04-01T06:19:00Z"/>
          <w:rFonts w:ascii="Times New Roman" w:eastAsia="Times New Roman" w:hAnsi="Times New Roman" w:cs="Times New Roman"/>
          <w:kern w:val="0"/>
          <w14:ligatures w14:val="none"/>
        </w:rPr>
      </w:pPr>
      <w:ins w:id="205" w:author="Shawn Lewenza" w:date="2025-03-31T23:10:00Z" w16du:dateUtc="2025-04-01T06:10:00Z">
        <w:r w:rsidRPr="00276864">
          <w:rPr>
            <w:rFonts w:ascii="Times New Roman" w:eastAsia="Times New Roman" w:hAnsi="Times New Roman" w:cs="Times New Roman"/>
            <w:kern w:val="0"/>
            <w14:ligatures w14:val="none"/>
          </w:rPr>
          <w:t xml:space="preserve">This level of sensitivity and specificity, achieved through careful genetic engineering, underscores the significant scientific effort behind the </w:t>
        </w:r>
      </w:ins>
      <w:ins w:id="206" w:author="Shawn Lewenza" w:date="2025-03-31T23:12:00Z" w16du:dateUtc="2025-04-01T06:12:00Z">
        <w:r>
          <w:rPr>
            <w:rFonts w:ascii="Times New Roman" w:eastAsia="Times New Roman" w:hAnsi="Times New Roman" w:cs="Times New Roman"/>
            <w:kern w:val="0"/>
            <w14:ligatures w14:val="none"/>
          </w:rPr>
          <w:t xml:space="preserve">NA </w:t>
        </w:r>
      </w:ins>
      <w:ins w:id="207" w:author="Shawn Lewenza" w:date="2025-03-31T23:10:00Z" w16du:dateUtc="2025-04-01T06:10:00Z">
        <w:r w:rsidRPr="00276864">
          <w:rPr>
            <w:rFonts w:ascii="Times New Roman" w:eastAsia="Times New Roman" w:hAnsi="Times New Roman" w:cs="Times New Roman"/>
            <w:kern w:val="0"/>
            <w14:ligatures w14:val="none"/>
          </w:rPr>
          <w:t>biosensor development. We can now</w:t>
        </w:r>
      </w:ins>
      <w:ins w:id="208" w:author="Shawn Lewenza" w:date="2025-03-31T23:12:00Z" w16du:dateUtc="2025-04-01T06:12:00Z">
        <w:r>
          <w:rPr>
            <w:rFonts w:ascii="Times New Roman" w:eastAsia="Times New Roman" w:hAnsi="Times New Roman" w:cs="Times New Roman"/>
            <w:kern w:val="0"/>
            <w14:ligatures w14:val="none"/>
          </w:rPr>
          <w:t xml:space="preserve"> easily</w:t>
        </w:r>
      </w:ins>
      <w:ins w:id="209" w:author="Shawn Lewenza" w:date="2025-03-31T23:10:00Z" w16du:dateUtc="2025-04-01T06:10:00Z">
        <w:r w:rsidRPr="00276864">
          <w:rPr>
            <w:rFonts w:ascii="Times New Roman" w:eastAsia="Times New Roman" w:hAnsi="Times New Roman" w:cs="Times New Roman"/>
            <w:kern w:val="0"/>
            <w14:ligatures w14:val="none"/>
          </w:rPr>
          <w:t> detect naphthenic acids</w:t>
        </w:r>
      </w:ins>
      <w:ins w:id="210" w:author="Shawn Lewenza" w:date="2025-03-31T23:12:00Z" w16du:dateUtc="2025-04-01T06:12:00Z">
        <w:r>
          <w:rPr>
            <w:rFonts w:ascii="Times New Roman" w:eastAsia="Times New Roman" w:hAnsi="Times New Roman" w:cs="Times New Roman"/>
            <w:kern w:val="0"/>
            <w14:ligatures w14:val="none"/>
          </w:rPr>
          <w:t xml:space="preserve"> in water samples</w:t>
        </w:r>
      </w:ins>
      <w:ins w:id="211" w:author="Shawn Lewenza" w:date="2025-03-31T23:17:00Z" w16du:dateUtc="2025-04-01T06:17:00Z">
        <w:r w:rsidR="001347DC">
          <w:rPr>
            <w:rFonts w:ascii="Times New Roman" w:eastAsia="Times New Roman" w:hAnsi="Times New Roman" w:cs="Times New Roman"/>
            <w:kern w:val="0"/>
            <w14:ligatures w14:val="none"/>
          </w:rPr>
          <w:t>. In the i</w:t>
        </w:r>
      </w:ins>
      <w:ins w:id="212" w:author="Shawn Lewenza" w:date="2025-03-31T23:13:00Z" w16du:dateUtc="2025-04-01T06:13:00Z">
        <w:r>
          <w:rPr>
            <w:rFonts w:ascii="Times New Roman" w:eastAsia="Times New Roman" w:hAnsi="Times New Roman" w:cs="Times New Roman"/>
            <w:kern w:val="0"/>
            <w14:ligatures w14:val="none"/>
          </w:rPr>
          <w:t>mage</w:t>
        </w:r>
      </w:ins>
      <w:ins w:id="213" w:author="Shawn Lewenza" w:date="2025-03-31T23:17:00Z" w16du:dateUtc="2025-04-01T06:17:00Z">
        <w:r w:rsidR="001347DC">
          <w:rPr>
            <w:rFonts w:ascii="Times New Roman" w:eastAsia="Times New Roman" w:hAnsi="Times New Roman" w:cs="Times New Roman"/>
            <w:kern w:val="0"/>
            <w14:ligatures w14:val="none"/>
          </w:rPr>
          <w:t>s below, the left is an imag</w:t>
        </w:r>
      </w:ins>
      <w:ins w:id="214" w:author="Shawn Lewenza" w:date="2025-03-31T23:18:00Z" w16du:dateUtc="2025-04-01T06:18:00Z">
        <w:r w:rsidR="001347DC">
          <w:rPr>
            <w:rFonts w:ascii="Times New Roman" w:eastAsia="Times New Roman" w:hAnsi="Times New Roman" w:cs="Times New Roman"/>
            <w:kern w:val="0"/>
            <w14:ligatures w14:val="none"/>
          </w:rPr>
          <w:t xml:space="preserve">e of petri dish </w:t>
        </w:r>
        <w:r w:rsidR="007D716A">
          <w:rPr>
            <w:rFonts w:ascii="Times New Roman" w:eastAsia="Times New Roman" w:hAnsi="Times New Roman" w:cs="Times New Roman"/>
            <w:kern w:val="0"/>
            <w14:ligatures w14:val="none"/>
          </w:rPr>
          <w:t xml:space="preserve">growing the biosensor, and naphthenic acids were spotted onto paper disks. The image on the right is the bioluminescence produced </w:t>
        </w:r>
      </w:ins>
      <w:ins w:id="215" w:author="Shawn Lewenza" w:date="2025-03-31T23:13:00Z" w16du:dateUtc="2025-04-01T06:13:00Z">
        <w:r>
          <w:rPr>
            <w:rFonts w:ascii="Times New Roman" w:eastAsia="Times New Roman" w:hAnsi="Times New Roman" w:cs="Times New Roman"/>
            <w:kern w:val="0"/>
            <w14:ligatures w14:val="none"/>
          </w:rPr>
          <w:t>by the biosensor, directly surrounding the paper disk</w:t>
        </w:r>
      </w:ins>
      <w:ins w:id="216" w:author="Shawn Lewenza" w:date="2025-03-31T23:19:00Z" w16du:dateUtc="2025-04-01T06:19:00Z">
        <w:r w:rsidR="007D716A">
          <w:rPr>
            <w:rFonts w:ascii="Times New Roman" w:eastAsia="Times New Roman" w:hAnsi="Times New Roman" w:cs="Times New Roman"/>
            <w:kern w:val="0"/>
            <w14:ligatures w14:val="none"/>
          </w:rPr>
          <w:t>s.</w:t>
        </w:r>
      </w:ins>
    </w:p>
    <w:p w14:paraId="79568DE3" w14:textId="592B0D71" w:rsidR="00C876FA" w:rsidRDefault="00C876FA" w:rsidP="00C876FA">
      <w:pPr>
        <w:spacing w:after="240" w:line="240" w:lineRule="auto"/>
        <w:jc w:val="both"/>
        <w:rPr>
          <w:ins w:id="217" w:author="Shawn Lewenza" w:date="2025-03-31T23:13:00Z" w16du:dateUtc="2025-04-01T06:13:00Z"/>
          <w:rFonts w:ascii="Times New Roman" w:eastAsia="Times New Roman" w:hAnsi="Times New Roman" w:cs="Times New Roman"/>
          <w:kern w:val="0"/>
          <w14:ligatures w14:val="none"/>
        </w:rPr>
      </w:pPr>
      <w:ins w:id="218" w:author="Shawn Lewenza" w:date="2025-03-31T23:13:00Z" w16du:dateUtc="2025-04-01T06:13:00Z">
        <w:r>
          <w:rPr>
            <w:rFonts w:ascii="Times New Roman" w:eastAsia="Times New Roman" w:hAnsi="Times New Roman" w:cs="Times New Roman"/>
            <w:kern w:val="0"/>
            <w14:ligatures w14:val="none"/>
          </w:rPr>
          <w:t xml:space="preserve"> </w:t>
        </w:r>
      </w:ins>
    </w:p>
    <w:p w14:paraId="02D088E6" w14:textId="0DFEE4CF" w:rsidR="00C876FA" w:rsidRDefault="001347DC" w:rsidP="00C876FA">
      <w:pPr>
        <w:spacing w:after="240" w:line="240" w:lineRule="auto"/>
        <w:jc w:val="both"/>
        <w:rPr>
          <w:ins w:id="219" w:author="Shawn Lewenza" w:date="2025-03-31T23:13:00Z" w16du:dateUtc="2025-04-01T06:13:00Z"/>
          <w:rFonts w:ascii="Times New Roman" w:eastAsia="Times New Roman" w:hAnsi="Times New Roman" w:cs="Times New Roman"/>
          <w:kern w:val="0"/>
          <w14:ligatures w14:val="none"/>
        </w:rPr>
      </w:pPr>
      <w:ins w:id="220" w:author="Shawn Lewenza" w:date="2025-03-31T23:17:00Z" w16du:dateUtc="2025-04-01T06:17:00Z">
        <w:r>
          <w:rPr>
            <w:rFonts w:ascii="Times New Roman" w:eastAsia="Times New Roman" w:hAnsi="Times New Roman" w:cs="Times New Roman"/>
            <w:noProof/>
            <w:kern w:val="0"/>
          </w:rPr>
          <w:drawing>
            <wp:inline distT="0" distB="0" distL="0" distR="0" wp14:anchorId="069C88EF" wp14:editId="65452484">
              <wp:extent cx="4318000" cy="3263900"/>
              <wp:effectExtent l="0" t="0" r="0" b="0"/>
              <wp:docPr id="989674015" name="Picture 4" descr="A close-up of a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4015" name="Picture 4" descr="A close-up of a ligh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8000" cy="3263900"/>
                      </a:xfrm>
                      <a:prstGeom prst="rect">
                        <a:avLst/>
                      </a:prstGeom>
                    </pic:spPr>
                  </pic:pic>
                </a:graphicData>
              </a:graphic>
            </wp:inline>
          </w:drawing>
        </w:r>
      </w:ins>
    </w:p>
    <w:p w14:paraId="18FD6626" w14:textId="77777777" w:rsidR="00C876FA" w:rsidRDefault="00C876FA" w:rsidP="00C876FA">
      <w:pPr>
        <w:spacing w:after="240" w:line="240" w:lineRule="auto"/>
        <w:jc w:val="both"/>
        <w:rPr>
          <w:ins w:id="221" w:author="Shawn Lewenza" w:date="2025-03-31T23:37:00Z" w16du:dateUtc="2025-04-01T06:37:00Z"/>
          <w:rFonts w:ascii="Times New Roman" w:eastAsia="Times New Roman" w:hAnsi="Times New Roman" w:cs="Times New Roman"/>
          <w:kern w:val="0"/>
          <w14:ligatures w14:val="none"/>
        </w:rPr>
      </w:pPr>
    </w:p>
    <w:p w14:paraId="3378BE2E" w14:textId="296E4940" w:rsidR="006E1276" w:rsidRPr="00276864" w:rsidRDefault="006E1276" w:rsidP="00C876FA">
      <w:pPr>
        <w:spacing w:after="240"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 more details on the construction and validation of this NA biosensor technology, see our preprint publication in </w:t>
      </w:r>
      <w:hyperlink r:id="rId26" w:history="1">
        <w:proofErr w:type="spellStart"/>
        <w:r w:rsidRPr="004A1F19">
          <w:rPr>
            <w:rStyle w:val="Hyperlink"/>
            <w:rFonts w:ascii="Times New Roman" w:eastAsia="Times New Roman" w:hAnsi="Times New Roman" w:cs="Times New Roman"/>
            <w:kern w:val="0"/>
            <w14:ligatures w14:val="none"/>
          </w:rPr>
          <w:t>BioRxiv</w:t>
        </w:r>
        <w:proofErr w:type="spellEnd"/>
      </w:hyperlink>
      <w:r>
        <w:rPr>
          <w:rFonts w:ascii="Times New Roman" w:eastAsia="Times New Roman" w:hAnsi="Times New Roman" w:cs="Times New Roman"/>
          <w:kern w:val="0"/>
          <w14:ligatures w14:val="none"/>
        </w:rPr>
        <w:t xml:space="preserve">, and the peer-reviewed publication in the journal </w:t>
      </w:r>
      <w:hyperlink r:id="rId27" w:history="1">
        <w:r w:rsidRPr="00874DB1">
          <w:rPr>
            <w:rStyle w:val="Hyperlink"/>
            <w:rFonts w:ascii="Times New Roman" w:eastAsia="Times New Roman" w:hAnsi="Times New Roman" w:cs="Times New Roman"/>
            <w:kern w:val="0"/>
            <w14:ligatures w14:val="none"/>
          </w:rPr>
          <w:t xml:space="preserve">ACS </w:t>
        </w:r>
        <w:r w:rsidRPr="00874DB1">
          <w:rPr>
            <w:rStyle w:val="Hyperlink"/>
            <w:rFonts w:ascii="Times New Roman" w:eastAsia="Times New Roman" w:hAnsi="Times New Roman" w:cs="Times New Roman"/>
            <w:kern w:val="0"/>
            <w14:ligatures w14:val="none"/>
          </w:rPr>
          <w:t>S</w:t>
        </w:r>
        <w:r w:rsidRPr="00874DB1">
          <w:rPr>
            <w:rStyle w:val="Hyperlink"/>
            <w:rFonts w:ascii="Times New Roman" w:eastAsia="Times New Roman" w:hAnsi="Times New Roman" w:cs="Times New Roman"/>
            <w:kern w:val="0"/>
            <w14:ligatures w14:val="none"/>
          </w:rPr>
          <w:t>ynthetic Biology</w:t>
        </w:r>
      </w:hyperlink>
      <w:r>
        <w:rPr>
          <w:rFonts w:ascii="Times New Roman" w:eastAsia="Times New Roman" w:hAnsi="Times New Roman" w:cs="Times New Roman"/>
          <w:kern w:val="0"/>
          <w14:ligatures w14:val="none"/>
        </w:rPr>
        <w:t>.</w:t>
      </w:r>
    </w:p>
    <w:p w14:paraId="536B4A26" w14:textId="77777777" w:rsidR="00C876FA" w:rsidRDefault="00C876FA" w:rsidP="00276864">
      <w:pPr>
        <w:spacing w:after="0" w:line="240" w:lineRule="auto"/>
        <w:jc w:val="both"/>
        <w:rPr>
          <w:ins w:id="222" w:author="Shawn Lewenza" w:date="2025-03-31T23:09:00Z" w16du:dateUtc="2025-04-01T06:09:00Z"/>
          <w:rFonts w:ascii="Times New Roman" w:eastAsia="Times New Roman" w:hAnsi="Times New Roman" w:cs="Times New Roman"/>
          <w:kern w:val="0"/>
          <w14:ligatures w14:val="none"/>
        </w:rPr>
      </w:pPr>
    </w:p>
    <w:p w14:paraId="12D7419D" w14:textId="4FED087C" w:rsidR="00276864" w:rsidRPr="00276864" w:rsidRDefault="00276864" w:rsidP="00276864">
      <w:pPr>
        <w:spacing w:after="0" w:line="240" w:lineRule="auto"/>
        <w:jc w:val="both"/>
        <w:rPr>
          <w:rFonts w:ascii="Times New Roman" w:eastAsia="Times New Roman" w:hAnsi="Times New Roman" w:cs="Times New Roman"/>
          <w:kern w:val="0"/>
          <w14:ligatures w14:val="none"/>
        </w:rPr>
      </w:pPr>
      <w:del w:id="223" w:author="Shawn Lewenza" w:date="2025-03-31T23:06:00Z" w16du:dateUtc="2025-04-01T06:06:00Z">
        <w:r w:rsidRPr="00276864" w:rsidDel="007C4874">
          <w:rPr>
            <w:rFonts w:ascii="Times New Roman" w:eastAsia="Times New Roman" w:hAnsi="Times New Roman" w:cs="Times New Roman"/>
            <w:kern w:val="0"/>
            <w14:ligatures w14:val="none"/>
          </w:rPr>
          <w:delText xml:space="preserve">The biosensors could reliably detect NA concentrations between about 1.5 and 15 mg/L depending on the mixture.  This falls in the low parts-per-million range, which is typical for whole-cell biosensors.  </w:delText>
        </w:r>
      </w:del>
      <w:del w:id="224" w:author="Shawn Lewenza" w:date="2025-03-31T23:08:00Z" w16du:dateUtc="2025-04-01T06:08:00Z">
        <w:r w:rsidRPr="00276864" w:rsidDel="00C876FA">
          <w:rPr>
            <w:rFonts w:ascii="Times New Roman" w:eastAsia="Times New Roman" w:hAnsi="Times New Roman" w:cs="Times New Roman"/>
            <w:kern w:val="0"/>
            <w14:ligatures w14:val="none"/>
          </w:rPr>
          <w:delText>While traditional instruments like mass spectrometers are more sensitive (able to reach parts-per-billion levels), the biosensor’s sensitivity is still very practical.  Notably, NA levels in tailings ponds are often tens of mg/L (commonly 50–120 mg/L in OSPW), so these biosensors can detect concentrations well within the environmentally relevant range. </w:delText>
        </w:r>
      </w:del>
    </w:p>
    <w:p w14:paraId="66FCD6C2"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0CC7CF8F" w14:textId="13397BC0" w:rsidR="00276864" w:rsidRPr="00276864" w:rsidDel="00C876FA" w:rsidRDefault="00276864" w:rsidP="00276864">
      <w:pPr>
        <w:spacing w:after="240" w:line="240" w:lineRule="auto"/>
        <w:jc w:val="both"/>
        <w:rPr>
          <w:del w:id="225" w:author="Shawn Lewenza" w:date="2025-03-31T23:09:00Z" w16du:dateUtc="2025-04-01T06:09:00Z"/>
          <w:rFonts w:ascii="Times New Roman" w:eastAsia="Times New Roman" w:hAnsi="Times New Roman" w:cs="Times New Roman"/>
          <w:kern w:val="0"/>
          <w14:ligatures w14:val="none"/>
        </w:rPr>
      </w:pPr>
      <w:del w:id="226" w:author="Shawn Lewenza" w:date="2025-03-31T23:09:00Z" w16du:dateUtc="2025-04-01T06:09:00Z">
        <w:r w:rsidRPr="00276864" w:rsidDel="00C876FA">
          <w:rPr>
            <w:rFonts w:ascii="Times New Roman" w:eastAsia="Times New Roman" w:hAnsi="Times New Roman" w:cs="Times New Roman"/>
            <w:b/>
            <w:bCs/>
            <w:kern w:val="0"/>
            <w14:ligatures w14:val="none"/>
          </w:rPr>
          <w:delText>Equally important</w:delText>
        </w:r>
        <w:r w:rsidRPr="00276864" w:rsidDel="00C876FA">
          <w:rPr>
            <w:rFonts w:ascii="Times New Roman" w:eastAsia="Times New Roman" w:hAnsi="Times New Roman" w:cs="Times New Roman"/>
            <w:kern w:val="0"/>
            <w14:ligatures w14:val="none"/>
          </w:rPr>
          <w:delText>, the biosensors responded rapidly (within hours) and produced an easily measured light signal, without the need for extensive sample processing.  Tests showed the bacteria could even detect naphthenic acids in real tailings water samples – small volumes of raw OSPW and extracted NA fractions triggered measurable luminescence responses in the lab.  </w:delText>
        </w:r>
      </w:del>
    </w:p>
    <w:p w14:paraId="687256D2" w14:textId="17946770" w:rsidR="00276864" w:rsidRPr="00276864" w:rsidDel="00C876FA" w:rsidRDefault="00276864" w:rsidP="00276864">
      <w:pPr>
        <w:spacing w:after="240" w:line="240" w:lineRule="auto"/>
        <w:jc w:val="both"/>
        <w:rPr>
          <w:del w:id="227" w:author="Shawn Lewenza" w:date="2025-03-31T23:09:00Z" w16du:dateUtc="2025-04-01T06:09:00Z"/>
          <w:rFonts w:ascii="Times New Roman" w:eastAsia="Times New Roman" w:hAnsi="Times New Roman" w:cs="Times New Roman"/>
          <w:kern w:val="0"/>
          <w14:ligatures w14:val="none"/>
        </w:rPr>
      </w:pPr>
      <w:del w:id="228" w:author="Shawn Lewenza" w:date="2025-03-31T23:09:00Z" w16du:dateUtc="2025-04-01T06:09:00Z">
        <w:r w:rsidRPr="00276864" w:rsidDel="00C876FA">
          <w:rPr>
            <w:rFonts w:ascii="Times New Roman" w:eastAsia="Times New Roman" w:hAnsi="Times New Roman" w:cs="Times New Roman"/>
            <w:kern w:val="0"/>
            <w14:ligatures w14:val="none"/>
          </w:rPr>
          <w:delText>This indicates the engineered sensors are specific enough to pick up NAs amid the complex soup of other chemicals in OSPW, and robust enough to function with minimal sample treatment. </w:delText>
        </w:r>
      </w:del>
    </w:p>
    <w:p w14:paraId="270D8BF5" w14:textId="1629C4B0" w:rsidR="00276864" w:rsidRPr="00276864" w:rsidRDefault="00276864" w:rsidP="00276864">
      <w:pPr>
        <w:spacing w:after="0" w:line="240" w:lineRule="auto"/>
        <w:rPr>
          <w:rFonts w:ascii="Times New Roman" w:eastAsia="Times New Roman" w:hAnsi="Times New Roman" w:cs="Times New Roman"/>
          <w:kern w:val="0"/>
          <w14:ligatures w14:val="none"/>
        </w:rPr>
      </w:pPr>
      <w:del w:id="229" w:author="Shawn Lewenza" w:date="2025-03-31T22:34:00Z" w16du:dateUtc="2025-04-01T05:34:00Z">
        <w:r w:rsidRPr="00276864" w:rsidDel="00E63283">
          <w:rPr>
            <w:rFonts w:ascii="Times New Roman" w:eastAsia="Times New Roman" w:hAnsi="Times New Roman" w:cs="Times New Roman"/>
            <w:kern w:val="0"/>
            <w14:ligatures w14:val="none"/>
          </w:rPr>
          <w:fldChar w:fldCharType="begin"/>
        </w:r>
        <w:r w:rsidRPr="00276864" w:rsidDel="00E63283">
          <w:rPr>
            <w:rFonts w:ascii="Times New Roman" w:eastAsia="Times New Roman" w:hAnsi="Times New Roman" w:cs="Times New Roman"/>
            <w:kern w:val="0"/>
            <w14:ligatures w14:val="none"/>
          </w:rPr>
          <w:delInstrText xml:space="preserve"> INCLUDEPICTURE "https://www.luminousbiosolutions.com/web/image/1035-f91ffd49/BioSensor%20Photo.png" \* MERGEFORMATINET </w:delInstrText>
        </w:r>
        <w:r w:rsidRPr="00276864" w:rsidDel="00E63283">
          <w:rPr>
            <w:rFonts w:ascii="Times New Roman" w:eastAsia="Times New Roman" w:hAnsi="Times New Roman" w:cs="Times New Roman"/>
            <w:kern w:val="0"/>
            <w14:ligatures w14:val="none"/>
          </w:rPr>
          <w:fldChar w:fldCharType="separate"/>
        </w:r>
        <w:r w:rsidRPr="00276864" w:rsidDel="00E63283">
          <w:rPr>
            <w:rFonts w:ascii="Times New Roman" w:eastAsia="Times New Roman" w:hAnsi="Times New Roman" w:cs="Times New Roman"/>
            <w:kern w:val="0"/>
            <w14:ligatures w14:val="none"/>
          </w:rPr>
          <w:fldChar w:fldCharType="end"/>
        </w:r>
      </w:del>
    </w:p>
    <w:p w14:paraId="4DBF1038" w14:textId="77777777" w:rsidR="00276864" w:rsidRPr="00276864" w:rsidRDefault="00276864" w:rsidP="00276864">
      <w:pPr>
        <w:spacing w:after="240" w:line="240" w:lineRule="auto"/>
        <w:jc w:val="both"/>
        <w:rPr>
          <w:rFonts w:ascii="Times New Roman" w:eastAsia="Times New Roman" w:hAnsi="Times New Roman" w:cs="Times New Roman"/>
          <w:kern w:val="0"/>
          <w14:ligatures w14:val="none"/>
        </w:rPr>
      </w:pPr>
    </w:p>
    <w:p w14:paraId="35DE027F" w14:textId="57BBF71D" w:rsidR="00276864" w:rsidRPr="00276864" w:rsidRDefault="00276864" w:rsidP="00276864">
      <w:pPr>
        <w:spacing w:after="240" w:line="240" w:lineRule="auto"/>
        <w:jc w:val="both"/>
        <w:rPr>
          <w:rFonts w:ascii="Times New Roman" w:eastAsia="Times New Roman" w:hAnsi="Times New Roman" w:cs="Times New Roman"/>
          <w:kern w:val="0"/>
          <w14:ligatures w14:val="none"/>
        </w:rPr>
      </w:pPr>
      <w:del w:id="230" w:author="Shawn Lewenza" w:date="2025-03-31T23:10:00Z" w16du:dateUtc="2025-04-01T06:10:00Z">
        <w:r w:rsidRPr="00276864" w:rsidDel="00C876FA">
          <w:rPr>
            <w:rFonts w:ascii="Times New Roman" w:eastAsia="Times New Roman" w:hAnsi="Times New Roman" w:cs="Times New Roman"/>
            <w:kern w:val="0"/>
            <w14:ligatures w14:val="none"/>
          </w:rPr>
          <w:delText>This level of sensitivity and specificity, achieved through careful genetic engineering, underscores the significant scientific effort behind the biosensor’s development. We can now detect naphthenic acids.</w:delText>
        </w:r>
      </w:del>
      <w:r w:rsidRPr="00276864">
        <w:rPr>
          <w:rFonts w:ascii="Times New Roman" w:eastAsia="Times New Roman" w:hAnsi="Times New Roman" w:cs="Times New Roman"/>
          <w:kern w:val="0"/>
          <w14:ligatures w14:val="none"/>
        </w:rPr>
        <w:br/>
      </w:r>
    </w:p>
    <w:p w14:paraId="211286EC"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Regulatory Concerns</w:t>
      </w:r>
    </w:p>
    <w:p w14:paraId="5ECEDBD5"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A673AD2">
          <v:rect id="_x0000_i1027" alt="" style="width:10in;height:1.5pt;mso-width-percent:0;mso-height-percent:0;mso-width-percent:0;mso-height-percent:0" o:hrpct="0" o:hralign="center" o:hrstd="t" o:hr="t" fillcolor="#a0a0a0" stroked="f"/>
        </w:pict>
      </w:r>
    </w:p>
    <w:p w14:paraId="40D45AE3"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Introducing a new biosensor for environmental monitoring must align with regulatory frameworks in Canada, especially given the sensitive context of oil sands pollution. </w:t>
      </w:r>
    </w:p>
    <w:p w14:paraId="2DAF8E82"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42FAD51D" w14:textId="43FB594B"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Currently, </w:t>
      </w:r>
      <w:r w:rsidRPr="00276864">
        <w:rPr>
          <w:rFonts w:ascii="Times New Roman" w:eastAsia="Times New Roman" w:hAnsi="Times New Roman" w:cs="Times New Roman"/>
          <w:b/>
          <w:bCs/>
          <w:kern w:val="0"/>
          <w14:ligatures w14:val="none"/>
        </w:rPr>
        <w:t xml:space="preserve">naphthenic acids are not yet explicitly regulated by </w:t>
      </w:r>
      <w:del w:id="231" w:author="Shawn Lewenza" w:date="2025-03-31T23:19:00Z" w16du:dateUtc="2025-04-01T06:19:00Z">
        <w:r w:rsidRPr="00276864" w:rsidDel="006D440E">
          <w:rPr>
            <w:rFonts w:ascii="Times New Roman" w:eastAsia="Times New Roman" w:hAnsi="Times New Roman" w:cs="Times New Roman"/>
            <w:b/>
            <w:bCs/>
            <w:kern w:val="0"/>
            <w14:ligatures w14:val="none"/>
          </w:rPr>
          <w:delText xml:space="preserve">numeric </w:delText>
        </w:r>
      </w:del>
      <w:ins w:id="232" w:author="Shawn Lewenza" w:date="2025-03-31T23:19:00Z" w16du:dateUtc="2025-04-01T06:19:00Z">
        <w:r w:rsidR="006D440E">
          <w:rPr>
            <w:rFonts w:ascii="Times New Roman" w:eastAsia="Times New Roman" w:hAnsi="Times New Roman" w:cs="Times New Roman"/>
            <w:b/>
            <w:bCs/>
            <w:kern w:val="0"/>
            <w14:ligatures w14:val="none"/>
          </w:rPr>
          <w:t>defined provincial or</w:t>
        </w:r>
        <w:r w:rsidR="006D440E" w:rsidRPr="00276864">
          <w:rPr>
            <w:rFonts w:ascii="Times New Roman" w:eastAsia="Times New Roman" w:hAnsi="Times New Roman" w:cs="Times New Roman"/>
            <w:b/>
            <w:bCs/>
            <w:kern w:val="0"/>
            <w14:ligatures w14:val="none"/>
          </w:rPr>
          <w:t xml:space="preserve"> </w:t>
        </w:r>
      </w:ins>
      <w:r w:rsidRPr="00276864">
        <w:rPr>
          <w:rFonts w:ascii="Times New Roman" w:eastAsia="Times New Roman" w:hAnsi="Times New Roman" w:cs="Times New Roman"/>
          <w:b/>
          <w:bCs/>
          <w:kern w:val="0"/>
          <w14:ligatures w14:val="none"/>
        </w:rPr>
        <w:t>national standards.</w:t>
      </w:r>
      <w:r w:rsidRPr="00276864">
        <w:rPr>
          <w:rFonts w:ascii="Times New Roman" w:eastAsia="Times New Roman" w:hAnsi="Times New Roman" w:cs="Times New Roman"/>
          <w:kern w:val="0"/>
          <w14:ligatures w14:val="none"/>
        </w:rPr>
        <w:t xml:space="preserve">  There are no official </w:t>
      </w:r>
      <w:del w:id="233" w:author="Shawn Lewenza" w:date="2025-03-31T23:20:00Z" w16du:dateUtc="2025-04-01T06:20:00Z">
        <w:r w:rsidRPr="00276864" w:rsidDel="006D440E">
          <w:rPr>
            <w:rFonts w:ascii="Times New Roman" w:eastAsia="Times New Roman" w:hAnsi="Times New Roman" w:cs="Times New Roman"/>
            <w:kern w:val="0"/>
            <w14:ligatures w14:val="none"/>
          </w:rPr>
          <w:delText xml:space="preserve">federal </w:delText>
        </w:r>
      </w:del>
      <w:r w:rsidRPr="00276864">
        <w:rPr>
          <w:rFonts w:ascii="Times New Roman" w:eastAsia="Times New Roman" w:hAnsi="Times New Roman" w:cs="Times New Roman"/>
          <w:kern w:val="0"/>
          <w14:ligatures w14:val="none"/>
        </w:rPr>
        <w:t>guidelines specifying allowable NA levels in water.  The federal</w:t>
      </w:r>
      <w:ins w:id="234" w:author="Shawn Lewenza" w:date="2025-03-31T23:20:00Z" w16du:dateUtc="2025-04-01T06:20:00Z">
        <w:r w:rsidR="006D440E">
          <w:rPr>
            <w:rFonts w:ascii="Times New Roman" w:eastAsia="Times New Roman" w:hAnsi="Times New Roman" w:cs="Times New Roman"/>
            <w:kern w:val="0"/>
            <w14:ligatures w14:val="none"/>
          </w:rPr>
          <w:t xml:space="preserve"> and provincial</w:t>
        </w:r>
      </w:ins>
      <w:r w:rsidRPr="00276864">
        <w:rPr>
          <w:rFonts w:ascii="Times New Roman" w:eastAsia="Times New Roman" w:hAnsi="Times New Roman" w:cs="Times New Roman"/>
          <w:kern w:val="0"/>
          <w14:ligatures w14:val="none"/>
        </w:rPr>
        <w:t xml:space="preserve"> government</w:t>
      </w:r>
      <w:ins w:id="235" w:author="Shawn Lewenza" w:date="2025-03-31T23:20:00Z" w16du:dateUtc="2025-04-01T06:20:00Z">
        <w:r w:rsidR="006D440E">
          <w:rPr>
            <w:rFonts w:ascii="Times New Roman" w:eastAsia="Times New Roman" w:hAnsi="Times New Roman" w:cs="Times New Roman"/>
            <w:kern w:val="0"/>
            <w14:ligatures w14:val="none"/>
          </w:rPr>
          <w:t>s</w:t>
        </w:r>
      </w:ins>
      <w:r w:rsidRPr="00276864">
        <w:rPr>
          <w:rFonts w:ascii="Times New Roman" w:eastAsia="Times New Roman" w:hAnsi="Times New Roman" w:cs="Times New Roman"/>
          <w:kern w:val="0"/>
          <w14:ligatures w14:val="none"/>
        </w:rPr>
        <w:t xml:space="preserve"> must tackle water pollution from the oil sands, </w:t>
      </w:r>
      <w:del w:id="236" w:author="Shawn Lewenza" w:date="2025-03-31T23:20:00Z" w16du:dateUtc="2025-04-01T06:20:00Z">
        <w:r w:rsidRPr="00276864" w:rsidDel="006D440E">
          <w:rPr>
            <w:rFonts w:ascii="Times New Roman" w:eastAsia="Times New Roman" w:hAnsi="Times New Roman" w:cs="Times New Roman"/>
            <w:kern w:val="0"/>
            <w14:ligatures w14:val="none"/>
          </w:rPr>
          <w:delText xml:space="preserve">however </w:delText>
        </w:r>
      </w:del>
      <w:ins w:id="237" w:author="Shawn Lewenza" w:date="2025-03-31T23:20:00Z" w16du:dateUtc="2025-04-01T06:20:00Z">
        <w:r w:rsidR="006D440E">
          <w:rPr>
            <w:rFonts w:ascii="Times New Roman" w:eastAsia="Times New Roman" w:hAnsi="Times New Roman" w:cs="Times New Roman"/>
            <w:kern w:val="0"/>
            <w14:ligatures w14:val="none"/>
          </w:rPr>
          <w:t>and</w:t>
        </w:r>
        <w:r w:rsidR="006D440E" w:rsidRPr="00276864">
          <w:rPr>
            <w:rFonts w:ascii="Times New Roman" w:eastAsia="Times New Roman" w:hAnsi="Times New Roman" w:cs="Times New Roman"/>
            <w:kern w:val="0"/>
            <w14:ligatures w14:val="none"/>
          </w:rPr>
          <w:t xml:space="preserve"> </w:t>
        </w:r>
      </w:ins>
      <w:r w:rsidRPr="00276864">
        <w:rPr>
          <w:rFonts w:ascii="Times New Roman" w:eastAsia="Times New Roman" w:hAnsi="Times New Roman" w:cs="Times New Roman"/>
          <w:kern w:val="0"/>
          <w14:ligatures w14:val="none"/>
        </w:rPr>
        <w:t xml:space="preserve">regulators are increasingly scrutinizing NAs because of their </w:t>
      </w:r>
      <w:del w:id="238" w:author="Shawn Lewenza" w:date="2025-03-31T23:20:00Z" w16du:dateUtc="2025-04-01T06:20:00Z">
        <w:r w:rsidRPr="00276864" w:rsidDel="006D440E">
          <w:rPr>
            <w:rFonts w:ascii="Times New Roman" w:eastAsia="Times New Roman" w:hAnsi="Times New Roman" w:cs="Times New Roman"/>
            <w:kern w:val="0"/>
            <w14:ligatures w14:val="none"/>
          </w:rPr>
          <w:delText xml:space="preserve">severe </w:delText>
        </w:r>
      </w:del>
      <w:r w:rsidRPr="00276864">
        <w:rPr>
          <w:rFonts w:ascii="Times New Roman" w:eastAsia="Times New Roman" w:hAnsi="Times New Roman" w:cs="Times New Roman"/>
          <w:kern w:val="0"/>
          <w14:ligatures w14:val="none"/>
        </w:rPr>
        <w:t>toxicity. </w:t>
      </w:r>
    </w:p>
    <w:p w14:paraId="2BCE82BE"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2C7A7842"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b/>
          <w:bCs/>
          <w:kern w:val="0"/>
          <w14:ligatures w14:val="none"/>
        </w:rPr>
        <w:t>In 2024, the Canadian government agreed to assess listing naphthenic acids as “toxic” under the Canadian Environmental Protection Act, a step that could lead to stricter regulations on tailings water management</w:t>
      </w:r>
      <w:r w:rsidRPr="00276864">
        <w:rPr>
          <w:rFonts w:ascii="Times New Roman" w:eastAsia="Times New Roman" w:hAnsi="Times New Roman" w:cs="Times New Roman"/>
          <w:kern w:val="0"/>
          <w14:ligatures w14:val="none"/>
        </w:rPr>
        <w:t>. </w:t>
      </w:r>
    </w:p>
    <w:p w14:paraId="71644F85"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304B8F76" w14:textId="0B79E529"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This regulatory momentum means that oil sands operators will likely face enforceable limits or treatment requirements for NAs </w:t>
      </w:r>
      <w:proofErr w:type="gramStart"/>
      <w:r w:rsidRPr="00276864">
        <w:rPr>
          <w:rFonts w:ascii="Times New Roman" w:eastAsia="Times New Roman" w:hAnsi="Times New Roman" w:cs="Times New Roman"/>
          <w:kern w:val="0"/>
          <w14:ligatures w14:val="none"/>
        </w:rPr>
        <w:t>in the near future</w:t>
      </w:r>
      <w:proofErr w:type="gramEnd"/>
      <w:r w:rsidRPr="00276864">
        <w:rPr>
          <w:rFonts w:ascii="Times New Roman" w:eastAsia="Times New Roman" w:hAnsi="Times New Roman" w:cs="Times New Roman"/>
          <w:kern w:val="0"/>
          <w14:ligatures w14:val="none"/>
        </w:rPr>
        <w:t>.  Even under existing law (e.g. the Fisheries Act), companies are obligated to prevent discharges of deleterious substances into fish-bearing waters</w:t>
      </w:r>
      <w:ins w:id="239" w:author="Shawn Lewenza" w:date="2025-03-31T23:21:00Z" w16du:dateUtc="2025-04-01T06:21:00Z">
        <w:r w:rsidR="006D440E">
          <w:rPr>
            <w:rFonts w:ascii="Times New Roman" w:eastAsia="Times New Roman" w:hAnsi="Times New Roman" w:cs="Times New Roman"/>
            <w:kern w:val="0"/>
            <w14:ligatures w14:val="none"/>
          </w:rPr>
          <w:t>.</w:t>
        </w:r>
      </w:ins>
      <w:del w:id="240" w:author="Shawn Lewenza" w:date="2025-03-31T23:21:00Z" w16du:dateUtc="2025-04-01T06:21:00Z">
        <w:r w:rsidRPr="00276864" w:rsidDel="006D440E">
          <w:rPr>
            <w:rFonts w:ascii="Times New Roman" w:eastAsia="Times New Roman" w:hAnsi="Times New Roman" w:cs="Times New Roman"/>
            <w:kern w:val="0"/>
            <w14:ligatures w14:val="none"/>
          </w:rPr>
          <w:delText>,</w:delText>
        </w:r>
      </w:del>
      <w:r w:rsidRPr="00276864">
        <w:rPr>
          <w:rFonts w:ascii="Times New Roman" w:eastAsia="Times New Roman" w:hAnsi="Times New Roman" w:cs="Times New Roman"/>
          <w:kern w:val="0"/>
          <w14:ligatures w14:val="none"/>
        </w:rPr>
        <w:t xml:space="preserve"> </w:t>
      </w:r>
      <w:del w:id="241" w:author="Shawn Lewenza" w:date="2025-03-31T23:21:00Z" w16du:dateUtc="2025-04-01T06:21:00Z">
        <w:r w:rsidRPr="00276864" w:rsidDel="006D440E">
          <w:rPr>
            <w:rFonts w:ascii="Times New Roman" w:eastAsia="Times New Roman" w:hAnsi="Times New Roman" w:cs="Times New Roman"/>
            <w:kern w:val="0"/>
            <w14:ligatures w14:val="none"/>
          </w:rPr>
          <w:delText>implicitly requiring that any release of tailings water be non-toxic. </w:delText>
        </w:r>
      </w:del>
    </w:p>
    <w:p w14:paraId="5DCB7C4E"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626C9F64" w14:textId="6C3B1E05"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The</w:t>
      </w:r>
      <w:ins w:id="242" w:author="Shawn Lewenza" w:date="2025-03-31T23:21:00Z" w16du:dateUtc="2025-04-01T06:21:00Z">
        <w:r w:rsidR="006D440E">
          <w:rPr>
            <w:rFonts w:ascii="Times New Roman" w:eastAsia="Times New Roman" w:hAnsi="Times New Roman" w:cs="Times New Roman"/>
            <w:kern w:val="0"/>
            <w14:ligatures w14:val="none"/>
          </w:rPr>
          <w:t xml:space="preserve"> NA</w:t>
        </w:r>
      </w:ins>
      <w:r w:rsidRPr="00276864">
        <w:rPr>
          <w:rFonts w:ascii="Times New Roman" w:eastAsia="Times New Roman" w:hAnsi="Times New Roman" w:cs="Times New Roman"/>
          <w:kern w:val="0"/>
          <w14:ligatures w14:val="none"/>
        </w:rPr>
        <w:t xml:space="preserve"> biosensor technology could help industry and regulators meet these obligations by providing a tool to verify that NA </w:t>
      </w:r>
      <w:proofErr w:type="spellStart"/>
      <w:r w:rsidRPr="00276864">
        <w:rPr>
          <w:rFonts w:ascii="Times New Roman" w:eastAsia="Times New Roman" w:hAnsi="Times New Roman" w:cs="Times New Roman"/>
          <w:kern w:val="0"/>
          <w14:ligatures w14:val="none"/>
        </w:rPr>
        <w:t>concentrations</w:t>
      </w:r>
      <w:ins w:id="243" w:author="Shawn Lewenza" w:date="2025-03-31T23:21:00Z" w16du:dateUtc="2025-04-01T06:21:00Z">
        <w:r w:rsidR="006D440E">
          <w:rPr>
            <w:rFonts w:ascii="Times New Roman" w:eastAsia="Times New Roman" w:hAnsi="Times New Roman" w:cs="Times New Roman"/>
            <w:kern w:val="0"/>
            <w14:ligatures w14:val="none"/>
          </w:rPr>
          <w:t>,</w:t>
        </w:r>
      </w:ins>
      <w:del w:id="244" w:author="Shawn Lewenza" w:date="2025-03-31T23:21:00Z" w16du:dateUtc="2025-04-01T06:21:00Z">
        <w:r w:rsidRPr="00276864" w:rsidDel="006D440E">
          <w:rPr>
            <w:rFonts w:ascii="Times New Roman" w:eastAsia="Times New Roman" w:hAnsi="Times New Roman" w:cs="Times New Roman"/>
            <w:kern w:val="0"/>
            <w14:ligatures w14:val="none"/>
          </w:rPr>
          <w:delText xml:space="preserve"> (</w:delText>
        </w:r>
      </w:del>
      <w:r w:rsidRPr="00276864">
        <w:rPr>
          <w:rFonts w:ascii="Times New Roman" w:eastAsia="Times New Roman" w:hAnsi="Times New Roman" w:cs="Times New Roman"/>
          <w:kern w:val="0"/>
          <w14:ligatures w14:val="none"/>
        </w:rPr>
        <w:t>and</w:t>
      </w:r>
      <w:proofErr w:type="spellEnd"/>
      <w:r w:rsidRPr="00276864">
        <w:rPr>
          <w:rFonts w:ascii="Times New Roman" w:eastAsia="Times New Roman" w:hAnsi="Times New Roman" w:cs="Times New Roman"/>
          <w:kern w:val="0"/>
          <w14:ligatures w14:val="none"/>
        </w:rPr>
        <w:t xml:space="preserve"> therefore toxicity</w:t>
      </w:r>
      <w:ins w:id="245" w:author="Shawn Lewenza" w:date="2025-03-31T23:21:00Z" w16du:dateUtc="2025-04-01T06:21:00Z">
        <w:r w:rsidR="006D440E">
          <w:rPr>
            <w:rFonts w:ascii="Times New Roman" w:eastAsia="Times New Roman" w:hAnsi="Times New Roman" w:cs="Times New Roman"/>
            <w:kern w:val="0"/>
            <w14:ligatures w14:val="none"/>
          </w:rPr>
          <w:t>,</w:t>
        </w:r>
      </w:ins>
      <w:del w:id="246" w:author="Shawn Lewenza" w:date="2025-03-31T23:21:00Z" w16du:dateUtc="2025-04-01T06:21:00Z">
        <w:r w:rsidRPr="00276864" w:rsidDel="006D440E">
          <w:rPr>
            <w:rFonts w:ascii="Times New Roman" w:eastAsia="Times New Roman" w:hAnsi="Times New Roman" w:cs="Times New Roman"/>
            <w:kern w:val="0"/>
            <w14:ligatures w14:val="none"/>
          </w:rPr>
          <w:delText>)</w:delText>
        </w:r>
      </w:del>
      <w:r w:rsidRPr="00276864">
        <w:rPr>
          <w:rFonts w:ascii="Times New Roman" w:eastAsia="Times New Roman" w:hAnsi="Times New Roman" w:cs="Times New Roman"/>
          <w:kern w:val="0"/>
          <w14:ligatures w14:val="none"/>
        </w:rPr>
        <w:t xml:space="preserve"> remain below harmful thresholds before any water is released.</w:t>
      </w:r>
    </w:p>
    <w:p w14:paraId="7C2B9E1C"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305D8FC2" w14:textId="55DB8280" w:rsidR="00276864" w:rsidRPr="00276864" w:rsidRDefault="00276864" w:rsidP="00276864">
      <w:pPr>
        <w:spacing w:after="0" w:line="240" w:lineRule="auto"/>
        <w:jc w:val="both"/>
        <w:rPr>
          <w:rFonts w:ascii="Times New Roman" w:eastAsia="Times New Roman" w:hAnsi="Times New Roman" w:cs="Times New Roman"/>
          <w:kern w:val="0"/>
          <w14:ligatures w14:val="none"/>
        </w:rPr>
      </w:pPr>
      <w:del w:id="247" w:author="Shawn Lewenza" w:date="2025-03-31T23:21:00Z" w16du:dateUtc="2025-04-01T06:21:00Z">
        <w:r w:rsidRPr="00276864" w:rsidDel="006D440E">
          <w:rPr>
            <w:rFonts w:ascii="Times New Roman" w:eastAsia="Times New Roman" w:hAnsi="Times New Roman" w:cs="Times New Roman"/>
            <w:kern w:val="0"/>
            <w14:ligatures w14:val="none"/>
          </w:rPr>
          <w:delText>That said, g</w:delText>
        </w:r>
      </w:del>
      <w:ins w:id="248" w:author="Shawn Lewenza" w:date="2025-03-31T23:22:00Z" w16du:dateUtc="2025-04-01T06:22:00Z">
        <w:r w:rsidR="006D440E">
          <w:rPr>
            <w:rFonts w:ascii="Times New Roman" w:eastAsia="Times New Roman" w:hAnsi="Times New Roman" w:cs="Times New Roman"/>
            <w:kern w:val="0"/>
            <w14:ligatures w14:val="none"/>
          </w:rPr>
          <w:t>G</w:t>
        </w:r>
      </w:ins>
      <w:r w:rsidRPr="00276864">
        <w:rPr>
          <w:rFonts w:ascii="Times New Roman" w:eastAsia="Times New Roman" w:hAnsi="Times New Roman" w:cs="Times New Roman"/>
          <w:kern w:val="0"/>
          <w14:ligatures w14:val="none"/>
        </w:rPr>
        <w:t>aining regulatory approval and acceptance for a biosensor-based method may have challenges.  Environmental authorities will require validation that the biosenso</w:t>
      </w:r>
      <w:ins w:id="249" w:author="Shawn Lewenza" w:date="2025-03-31T23:22:00Z" w16du:dateUtc="2025-04-01T06:22:00Z">
        <w:r w:rsidR="006D440E">
          <w:rPr>
            <w:rFonts w:ascii="Times New Roman" w:eastAsia="Times New Roman" w:hAnsi="Times New Roman" w:cs="Times New Roman"/>
            <w:kern w:val="0"/>
            <w14:ligatures w14:val="none"/>
          </w:rPr>
          <w:t>r</w:t>
        </w:r>
      </w:ins>
      <w:del w:id="250" w:author="Shawn Lewenza" w:date="2025-03-31T23:22:00Z" w16du:dateUtc="2025-04-01T06:22:00Z">
        <w:r w:rsidRPr="00276864" w:rsidDel="006D440E">
          <w:rPr>
            <w:rFonts w:ascii="Times New Roman" w:eastAsia="Times New Roman" w:hAnsi="Times New Roman" w:cs="Times New Roman"/>
            <w:kern w:val="0"/>
            <w14:ligatures w14:val="none"/>
          </w:rPr>
          <w:delText>r’s</w:delText>
        </w:r>
      </w:del>
      <w:r w:rsidRPr="00276864">
        <w:rPr>
          <w:rFonts w:ascii="Times New Roman" w:eastAsia="Times New Roman" w:hAnsi="Times New Roman" w:cs="Times New Roman"/>
          <w:kern w:val="0"/>
          <w14:ligatures w14:val="none"/>
        </w:rPr>
        <w:t xml:space="preserve"> </w:t>
      </w:r>
      <w:ins w:id="251" w:author="Shawn Lewenza" w:date="2025-03-31T23:22:00Z" w16du:dateUtc="2025-04-01T06:22:00Z">
        <w:r w:rsidR="006D440E">
          <w:rPr>
            <w:rFonts w:ascii="Times New Roman" w:eastAsia="Times New Roman" w:hAnsi="Times New Roman" w:cs="Times New Roman"/>
            <w:kern w:val="0"/>
            <w14:ligatures w14:val="none"/>
          </w:rPr>
          <w:t xml:space="preserve">detection </w:t>
        </w:r>
      </w:ins>
      <w:del w:id="252" w:author="Shawn Lewenza" w:date="2025-03-31T23:22:00Z" w16du:dateUtc="2025-04-01T06:22:00Z">
        <w:r w:rsidRPr="00276864" w:rsidDel="006D440E">
          <w:rPr>
            <w:rFonts w:ascii="Times New Roman" w:eastAsia="Times New Roman" w:hAnsi="Times New Roman" w:cs="Times New Roman"/>
            <w:kern w:val="0"/>
            <w14:ligatures w14:val="none"/>
          </w:rPr>
          <w:delText>readings</w:delText>
        </w:r>
      </w:del>
      <w:r w:rsidRPr="00276864">
        <w:rPr>
          <w:rFonts w:ascii="Times New Roman" w:eastAsia="Times New Roman" w:hAnsi="Times New Roman" w:cs="Times New Roman"/>
          <w:kern w:val="0"/>
          <w14:ligatures w14:val="none"/>
        </w:rPr>
        <w:t xml:space="preserve"> are accurate and reproducible </w:t>
      </w:r>
      <w:ins w:id="253" w:author="Shawn Lewenza" w:date="2025-03-31T23:22:00Z" w16du:dateUtc="2025-04-01T06:22:00Z">
        <w:r w:rsidR="006D440E">
          <w:rPr>
            <w:rFonts w:ascii="Times New Roman" w:eastAsia="Times New Roman" w:hAnsi="Times New Roman" w:cs="Times New Roman"/>
            <w:kern w:val="0"/>
            <w14:ligatures w14:val="none"/>
          </w:rPr>
          <w:t xml:space="preserve">when </w:t>
        </w:r>
      </w:ins>
      <w:r w:rsidRPr="00276864">
        <w:rPr>
          <w:rFonts w:ascii="Times New Roman" w:eastAsia="Times New Roman" w:hAnsi="Times New Roman" w:cs="Times New Roman"/>
          <w:kern w:val="0"/>
          <w14:ligatures w14:val="none"/>
        </w:rPr>
        <w:t xml:space="preserve">compared to established </w:t>
      </w:r>
      <w:del w:id="254" w:author="Shawn Lewenza" w:date="2025-03-31T23:22:00Z" w16du:dateUtc="2025-04-01T06:22:00Z">
        <w:r w:rsidRPr="00276864" w:rsidDel="006D440E">
          <w:rPr>
            <w:rFonts w:ascii="Times New Roman" w:eastAsia="Times New Roman" w:hAnsi="Times New Roman" w:cs="Times New Roman"/>
            <w:kern w:val="0"/>
            <w14:ligatures w14:val="none"/>
          </w:rPr>
          <w:delText xml:space="preserve">laboratory </w:delText>
        </w:r>
      </w:del>
      <w:ins w:id="255" w:author="Shawn Lewenza" w:date="2025-03-31T23:22:00Z" w16du:dateUtc="2025-04-01T06:22:00Z">
        <w:r w:rsidR="006D440E">
          <w:rPr>
            <w:rFonts w:ascii="Times New Roman" w:eastAsia="Times New Roman" w:hAnsi="Times New Roman" w:cs="Times New Roman"/>
            <w:kern w:val="0"/>
            <w14:ligatures w14:val="none"/>
          </w:rPr>
          <w:t xml:space="preserve">analytical chemistry </w:t>
        </w:r>
      </w:ins>
      <w:r w:rsidRPr="00276864">
        <w:rPr>
          <w:rFonts w:ascii="Times New Roman" w:eastAsia="Times New Roman" w:hAnsi="Times New Roman" w:cs="Times New Roman"/>
          <w:kern w:val="0"/>
          <w14:ligatures w14:val="none"/>
        </w:rPr>
        <w:t xml:space="preserve">tests.  The new method </w:t>
      </w:r>
      <w:del w:id="256" w:author="Shawn Lewenza" w:date="2025-03-31T23:22:00Z" w16du:dateUtc="2025-04-01T06:22:00Z">
        <w:r w:rsidRPr="00276864" w:rsidDel="006D440E">
          <w:rPr>
            <w:rFonts w:ascii="Times New Roman" w:eastAsia="Times New Roman" w:hAnsi="Times New Roman" w:cs="Times New Roman"/>
            <w:kern w:val="0"/>
            <w14:ligatures w14:val="none"/>
          </w:rPr>
          <w:delText xml:space="preserve">may </w:delText>
        </w:r>
      </w:del>
      <w:ins w:id="257" w:author="Shawn Lewenza" w:date="2025-03-31T23:22:00Z" w16du:dateUtc="2025-04-01T06:22:00Z">
        <w:r w:rsidR="006D440E">
          <w:rPr>
            <w:rFonts w:ascii="Times New Roman" w:eastAsia="Times New Roman" w:hAnsi="Times New Roman" w:cs="Times New Roman"/>
            <w:kern w:val="0"/>
            <w14:ligatures w14:val="none"/>
          </w:rPr>
          <w:t>w</w:t>
        </w:r>
      </w:ins>
      <w:ins w:id="258" w:author="Shawn Lewenza" w:date="2025-03-31T23:23:00Z" w16du:dateUtc="2025-04-01T06:23:00Z">
        <w:r w:rsidR="006D440E">
          <w:rPr>
            <w:rFonts w:ascii="Times New Roman" w:eastAsia="Times New Roman" w:hAnsi="Times New Roman" w:cs="Times New Roman"/>
            <w:kern w:val="0"/>
            <w14:ligatures w14:val="none"/>
          </w:rPr>
          <w:t>ill</w:t>
        </w:r>
      </w:ins>
      <w:ins w:id="259" w:author="Shawn Lewenza" w:date="2025-03-31T23:22:00Z" w16du:dateUtc="2025-04-01T06:22:00Z">
        <w:r w:rsidR="006D440E" w:rsidRPr="00276864">
          <w:rPr>
            <w:rFonts w:ascii="Times New Roman" w:eastAsia="Times New Roman" w:hAnsi="Times New Roman" w:cs="Times New Roman"/>
            <w:kern w:val="0"/>
            <w14:ligatures w14:val="none"/>
          </w:rPr>
          <w:t xml:space="preserve"> </w:t>
        </w:r>
      </w:ins>
      <w:r w:rsidRPr="00276864">
        <w:rPr>
          <w:rFonts w:ascii="Times New Roman" w:eastAsia="Times New Roman" w:hAnsi="Times New Roman" w:cs="Times New Roman"/>
          <w:kern w:val="0"/>
          <w14:ligatures w14:val="none"/>
        </w:rPr>
        <w:t xml:space="preserve">need to be standardized and calibrated so that its luminescence output can be reliably translated into NA concentrations that satisfy regulatory criteria.  </w:t>
      </w:r>
      <w:del w:id="260" w:author="Shawn Lewenza" w:date="2025-03-31T23:23:00Z" w16du:dateUtc="2025-04-01T06:23:00Z">
        <w:r w:rsidRPr="00276864" w:rsidDel="006D440E">
          <w:rPr>
            <w:rFonts w:ascii="Times New Roman" w:eastAsia="Times New Roman" w:hAnsi="Times New Roman" w:cs="Times New Roman"/>
            <w:kern w:val="0"/>
            <w14:ligatures w14:val="none"/>
          </w:rPr>
          <w:delText xml:space="preserve">Because this biosensor involves genetically engineered bacteria, there could be additional </w:delText>
        </w:r>
        <w:r w:rsidRPr="00276864" w:rsidDel="006D440E">
          <w:rPr>
            <w:rFonts w:ascii="Times New Roman" w:eastAsia="Times New Roman" w:hAnsi="Times New Roman" w:cs="Times New Roman"/>
            <w:kern w:val="0"/>
            <w14:ligatures w14:val="none"/>
          </w:rPr>
          <w:lastRenderedPageBreak/>
          <w:delText>oversight to ensure its use is safe and contained (for example, regulators might stipulate that the biosensor organisms must be handled in secure devices or killed after use to avoid any ecological release).</w:delText>
        </w:r>
      </w:del>
      <w:ins w:id="261" w:author="Shawn Lewenza" w:date="2025-03-31T23:23:00Z" w16du:dateUtc="2025-04-01T06:23:00Z">
        <w:r w:rsidR="006D440E">
          <w:rPr>
            <w:rFonts w:ascii="Times New Roman" w:eastAsia="Times New Roman" w:hAnsi="Times New Roman" w:cs="Times New Roman"/>
            <w:kern w:val="0"/>
            <w14:ligatures w14:val="none"/>
          </w:rPr>
          <w:t>All biosensor testing is done in a microbiology lab, and no biosensor bacteria are released into the environment.</w:t>
        </w:r>
      </w:ins>
      <w:r w:rsidRPr="00276864">
        <w:rPr>
          <w:rFonts w:ascii="Times New Roman" w:eastAsia="Times New Roman" w:hAnsi="Times New Roman" w:cs="Times New Roman"/>
          <w:kern w:val="0"/>
          <w14:ligatures w14:val="none"/>
        </w:rPr>
        <w:t xml:space="preserve">  </w:t>
      </w:r>
      <w:ins w:id="262" w:author="Shawn Lewenza" w:date="2025-03-31T23:24:00Z" w16du:dateUtc="2025-04-01T06:24:00Z">
        <w:r w:rsidR="006D440E">
          <w:rPr>
            <w:rFonts w:ascii="Times New Roman" w:eastAsia="Times New Roman" w:hAnsi="Times New Roman" w:cs="Times New Roman"/>
            <w:kern w:val="0"/>
            <w14:ligatures w14:val="none"/>
          </w:rPr>
          <w:t xml:space="preserve">Ongoing collaborative research with the oil sands industry, as </w:t>
        </w:r>
        <w:proofErr w:type="spellStart"/>
        <w:r w:rsidR="006D440E">
          <w:rPr>
            <w:rFonts w:ascii="Times New Roman" w:eastAsia="Times New Roman" w:hAnsi="Times New Roman" w:cs="Times New Roman"/>
            <w:kern w:val="0"/>
            <w14:ligatures w14:val="none"/>
          </w:rPr>
          <w:t>wel</w:t>
        </w:r>
        <w:proofErr w:type="spellEnd"/>
        <w:r w:rsidR="006D440E">
          <w:rPr>
            <w:rFonts w:ascii="Times New Roman" w:eastAsia="Times New Roman" w:hAnsi="Times New Roman" w:cs="Times New Roman"/>
            <w:kern w:val="0"/>
            <w14:ligatures w14:val="none"/>
          </w:rPr>
          <w:t xml:space="preserve"> as academic and government experts, </w:t>
        </w:r>
      </w:ins>
      <w:del w:id="263" w:author="Shawn Lewenza" w:date="2025-03-31T23:24:00Z" w16du:dateUtc="2025-04-01T06:24:00Z">
        <w:r w:rsidRPr="00276864" w:rsidDel="006D440E">
          <w:rPr>
            <w:rFonts w:ascii="Times New Roman" w:eastAsia="Times New Roman" w:hAnsi="Times New Roman" w:cs="Times New Roman"/>
            <w:kern w:val="0"/>
            <w14:ligatures w14:val="none"/>
          </w:rPr>
          <w:delText xml:space="preserve">Agencies like Environment and Climate Change Canada, who are partners in this research, </w:delText>
        </w:r>
      </w:del>
      <w:r w:rsidRPr="00276864">
        <w:rPr>
          <w:rFonts w:ascii="Times New Roman" w:eastAsia="Times New Roman" w:hAnsi="Times New Roman" w:cs="Times New Roman"/>
          <w:kern w:val="0"/>
          <w14:ligatures w14:val="none"/>
        </w:rPr>
        <w:t xml:space="preserve">will likely </w:t>
      </w:r>
      <w:del w:id="264" w:author="Shawn Lewenza" w:date="2025-03-31T23:25:00Z" w16du:dateUtc="2025-04-01T06:25:00Z">
        <w:r w:rsidRPr="00276864" w:rsidDel="006D440E">
          <w:rPr>
            <w:rFonts w:ascii="Times New Roman" w:eastAsia="Times New Roman" w:hAnsi="Times New Roman" w:cs="Times New Roman"/>
            <w:kern w:val="0"/>
            <w14:ligatures w14:val="none"/>
          </w:rPr>
          <w:delText xml:space="preserve">review </w:delText>
        </w:r>
      </w:del>
      <w:ins w:id="265" w:author="Shawn Lewenza" w:date="2025-03-31T23:25:00Z" w16du:dateUtc="2025-04-01T06:25:00Z">
        <w:r w:rsidR="006D440E">
          <w:rPr>
            <w:rFonts w:ascii="Times New Roman" w:eastAsia="Times New Roman" w:hAnsi="Times New Roman" w:cs="Times New Roman"/>
            <w:kern w:val="0"/>
            <w14:ligatures w14:val="none"/>
          </w:rPr>
          <w:t>examine</w:t>
        </w:r>
        <w:r w:rsidR="006D440E" w:rsidRPr="00276864">
          <w:rPr>
            <w:rFonts w:ascii="Times New Roman" w:eastAsia="Times New Roman" w:hAnsi="Times New Roman" w:cs="Times New Roman"/>
            <w:kern w:val="0"/>
            <w14:ligatures w14:val="none"/>
          </w:rPr>
          <w:t xml:space="preserve"> </w:t>
        </w:r>
      </w:ins>
      <w:r w:rsidRPr="00276864">
        <w:rPr>
          <w:rFonts w:ascii="Times New Roman" w:eastAsia="Times New Roman" w:hAnsi="Times New Roman" w:cs="Times New Roman"/>
          <w:kern w:val="0"/>
          <w14:ligatures w14:val="none"/>
        </w:rPr>
        <w:t xml:space="preserve">the technology’s performance </w:t>
      </w:r>
      <w:del w:id="266" w:author="Shawn Lewenza" w:date="2025-03-31T23:25:00Z" w16du:dateUtc="2025-04-01T06:25:00Z">
        <w:r w:rsidRPr="00276864" w:rsidDel="006D440E">
          <w:rPr>
            <w:rFonts w:ascii="Times New Roman" w:eastAsia="Times New Roman" w:hAnsi="Times New Roman" w:cs="Times New Roman"/>
            <w:kern w:val="0"/>
            <w14:ligatures w14:val="none"/>
          </w:rPr>
          <w:delText>on real</w:delText>
        </w:r>
      </w:del>
      <w:ins w:id="267" w:author="Shawn Lewenza" w:date="2025-03-31T23:25:00Z" w16du:dateUtc="2025-04-01T06:25:00Z">
        <w:r w:rsidR="006D440E">
          <w:rPr>
            <w:rFonts w:ascii="Times New Roman" w:eastAsia="Times New Roman" w:hAnsi="Times New Roman" w:cs="Times New Roman"/>
            <w:kern w:val="0"/>
            <w14:ligatures w14:val="none"/>
          </w:rPr>
          <w:t xml:space="preserve">in pilot OSPW water treatment programs. </w:t>
        </w:r>
      </w:ins>
      <w:r w:rsidRPr="00276864">
        <w:rPr>
          <w:rFonts w:ascii="Times New Roman" w:eastAsia="Times New Roman" w:hAnsi="Times New Roman" w:cs="Times New Roman"/>
          <w:kern w:val="0"/>
          <w14:ligatures w14:val="none"/>
        </w:rPr>
        <w:t xml:space="preserve"> </w:t>
      </w:r>
      <w:del w:id="268" w:author="Shawn Lewenza" w:date="2025-03-31T23:25:00Z" w16du:dateUtc="2025-04-01T06:25:00Z">
        <w:r w:rsidRPr="00276864" w:rsidDel="006D440E">
          <w:rPr>
            <w:rFonts w:ascii="Times New Roman" w:eastAsia="Times New Roman" w:hAnsi="Times New Roman" w:cs="Times New Roman"/>
            <w:kern w:val="0"/>
            <w14:ligatures w14:val="none"/>
          </w:rPr>
          <w:delText xml:space="preserve">OSPW and perhaps develop protocols if it’s to be adopted in monitoring programs.  </w:delText>
        </w:r>
      </w:del>
      <w:r w:rsidRPr="00276864">
        <w:rPr>
          <w:rFonts w:ascii="Times New Roman" w:eastAsia="Times New Roman" w:hAnsi="Times New Roman" w:cs="Times New Roman"/>
          <w:kern w:val="0"/>
          <w14:ligatures w14:val="none"/>
        </w:rPr>
        <w:t>Integration with existing monitoring frameworks is key.  The biosensor could be used alongside conventional water sampling</w:t>
      </w:r>
      <w:ins w:id="269" w:author="Shawn Lewenza" w:date="2025-03-31T23:26:00Z" w16du:dateUtc="2025-04-01T06:26:00Z">
        <w:r w:rsidR="006D440E">
          <w:rPr>
            <w:rFonts w:ascii="Times New Roman" w:eastAsia="Times New Roman" w:hAnsi="Times New Roman" w:cs="Times New Roman"/>
            <w:kern w:val="0"/>
            <w14:ligatures w14:val="none"/>
          </w:rPr>
          <w:t>,</w:t>
        </w:r>
      </w:ins>
      <w:del w:id="270" w:author="Shawn Lewenza" w:date="2025-03-31T23:26:00Z" w16du:dateUtc="2025-04-01T06:26:00Z">
        <w:r w:rsidRPr="00276864" w:rsidDel="006D440E">
          <w:rPr>
            <w:rFonts w:ascii="Times New Roman" w:eastAsia="Times New Roman" w:hAnsi="Times New Roman" w:cs="Times New Roman"/>
            <w:kern w:val="0"/>
            <w14:ligatures w14:val="none"/>
          </w:rPr>
          <w:delText xml:space="preserve"> initially</w:delText>
        </w:r>
      </w:del>
      <w:r w:rsidRPr="00276864">
        <w:rPr>
          <w:rFonts w:ascii="Times New Roman" w:eastAsia="Times New Roman" w:hAnsi="Times New Roman" w:cs="Times New Roman"/>
          <w:kern w:val="0"/>
          <w14:ligatures w14:val="none"/>
        </w:rPr>
        <w:t xml:space="preserve">, to </w:t>
      </w:r>
      <w:ins w:id="271" w:author="Shawn Lewenza" w:date="2025-03-31T23:26:00Z" w16du:dateUtc="2025-04-01T06:26:00Z">
        <w:r w:rsidR="006D440E">
          <w:rPr>
            <w:rFonts w:ascii="Times New Roman" w:eastAsia="Times New Roman" w:hAnsi="Times New Roman" w:cs="Times New Roman"/>
            <w:kern w:val="0"/>
            <w14:ligatures w14:val="none"/>
          </w:rPr>
          <w:t xml:space="preserve">support and </w:t>
        </w:r>
      </w:ins>
      <w:r w:rsidRPr="00276864">
        <w:rPr>
          <w:rFonts w:ascii="Times New Roman" w:eastAsia="Times New Roman" w:hAnsi="Times New Roman" w:cs="Times New Roman"/>
          <w:kern w:val="0"/>
          <w14:ligatures w14:val="none"/>
        </w:rPr>
        <w:t xml:space="preserve">build confidence in </w:t>
      </w:r>
      <w:del w:id="272" w:author="Shawn Lewenza" w:date="2025-03-31T23:26:00Z" w16du:dateUtc="2025-04-01T06:26:00Z">
        <w:r w:rsidRPr="00276864" w:rsidDel="006D440E">
          <w:rPr>
            <w:rFonts w:ascii="Times New Roman" w:eastAsia="Times New Roman" w:hAnsi="Times New Roman" w:cs="Times New Roman"/>
            <w:kern w:val="0"/>
            <w14:ligatures w14:val="none"/>
          </w:rPr>
          <w:delText>its data</w:delText>
        </w:r>
      </w:del>
      <w:ins w:id="273" w:author="Shawn Lewenza" w:date="2025-03-31T23:27:00Z" w16du:dateUtc="2025-04-01T06:27:00Z">
        <w:r w:rsidR="001C349E">
          <w:rPr>
            <w:rFonts w:ascii="Times New Roman" w:eastAsia="Times New Roman" w:hAnsi="Times New Roman" w:cs="Times New Roman"/>
            <w:kern w:val="0"/>
            <w14:ligatures w14:val="none"/>
          </w:rPr>
          <w:t xml:space="preserve"> the implementation </w:t>
        </w:r>
        <w:proofErr w:type="spellStart"/>
        <w:r w:rsidR="001C349E">
          <w:rPr>
            <w:rFonts w:ascii="Times New Roman" w:eastAsia="Times New Roman" w:hAnsi="Times New Roman" w:cs="Times New Roman"/>
            <w:kern w:val="0"/>
            <w14:ligatures w14:val="none"/>
          </w:rPr>
          <w:t>of</w:t>
        </w:r>
      </w:ins>
      <w:del w:id="274" w:author="Shawn Lewenza" w:date="2025-03-31T23:26:00Z" w16du:dateUtc="2025-04-01T06:26:00Z">
        <w:r w:rsidRPr="00276864" w:rsidDel="006D440E">
          <w:rPr>
            <w:rFonts w:ascii="Times New Roman" w:eastAsia="Times New Roman" w:hAnsi="Times New Roman" w:cs="Times New Roman"/>
            <w:kern w:val="0"/>
            <w14:ligatures w14:val="none"/>
          </w:rPr>
          <w:delText>.</w:delText>
        </w:r>
      </w:del>
      <w:ins w:id="275" w:author="Shawn Lewenza" w:date="2025-03-31T23:26:00Z" w16du:dateUtc="2025-04-01T06:26:00Z">
        <w:r w:rsidR="006D440E">
          <w:rPr>
            <w:rFonts w:ascii="Times New Roman" w:eastAsia="Times New Roman" w:hAnsi="Times New Roman" w:cs="Times New Roman"/>
            <w:kern w:val="0"/>
            <w14:ligatures w14:val="none"/>
          </w:rPr>
          <w:t>this</w:t>
        </w:r>
        <w:proofErr w:type="spellEnd"/>
        <w:r w:rsidR="006D440E">
          <w:rPr>
            <w:rFonts w:ascii="Times New Roman" w:eastAsia="Times New Roman" w:hAnsi="Times New Roman" w:cs="Times New Roman"/>
            <w:kern w:val="0"/>
            <w14:ligatures w14:val="none"/>
          </w:rPr>
          <w:t xml:space="preserve"> new environmental monitoring technology</w:t>
        </w:r>
      </w:ins>
      <w:ins w:id="276" w:author="Shawn Lewenza" w:date="2025-03-31T23:27:00Z" w16du:dateUtc="2025-04-01T06:27:00Z">
        <w:r w:rsidR="001C349E">
          <w:rPr>
            <w:rFonts w:ascii="Times New Roman" w:eastAsia="Times New Roman" w:hAnsi="Times New Roman" w:cs="Times New Roman"/>
            <w:kern w:val="0"/>
            <w14:ligatures w14:val="none"/>
          </w:rPr>
          <w:t xml:space="preserve"> by the </w:t>
        </w:r>
      </w:ins>
      <w:ins w:id="277" w:author="Shawn Lewenza" w:date="2025-03-31T23:28:00Z" w16du:dateUtc="2025-04-01T06:28:00Z">
        <w:r w:rsidR="001C349E">
          <w:rPr>
            <w:rFonts w:ascii="Times New Roman" w:eastAsia="Times New Roman" w:hAnsi="Times New Roman" w:cs="Times New Roman"/>
            <w:kern w:val="0"/>
            <w14:ligatures w14:val="none"/>
          </w:rPr>
          <w:t>oil sand industry and regulatory</w:t>
        </w:r>
        <w:r w:rsidR="00F30D6E">
          <w:rPr>
            <w:rFonts w:ascii="Times New Roman" w:eastAsia="Times New Roman" w:hAnsi="Times New Roman" w:cs="Times New Roman"/>
            <w:kern w:val="0"/>
            <w14:ligatures w14:val="none"/>
          </w:rPr>
          <w:t xml:space="preserve"> practices.</w:t>
        </w:r>
      </w:ins>
      <w:r w:rsidRPr="00276864">
        <w:rPr>
          <w:rFonts w:ascii="Times New Roman" w:eastAsia="Times New Roman" w:hAnsi="Times New Roman" w:cs="Times New Roman"/>
          <w:kern w:val="0"/>
          <w14:ligatures w14:val="none"/>
        </w:rPr>
        <w:t>  </w:t>
      </w:r>
    </w:p>
    <w:p w14:paraId="1060DB6C"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6ECE7ED2" w14:textId="5BFD97C8" w:rsidR="00276864" w:rsidRPr="001C349E" w:rsidDel="006D440E" w:rsidRDefault="00276864" w:rsidP="00276864">
      <w:pPr>
        <w:spacing w:after="0" w:line="240" w:lineRule="auto"/>
        <w:jc w:val="both"/>
        <w:rPr>
          <w:del w:id="278" w:author="Shawn Lewenza" w:date="2025-03-31T23:26:00Z" w16du:dateUtc="2025-04-01T06:26:00Z"/>
          <w:rFonts w:ascii="Times New Roman" w:eastAsia="Times New Roman" w:hAnsi="Times New Roman" w:cs="Times New Roman"/>
          <w:kern w:val="0"/>
          <w:highlight w:val="yellow"/>
          <w14:ligatures w14:val="none"/>
          <w:rPrChange w:id="279" w:author="Shawn Lewenza" w:date="2025-03-31T23:27:00Z" w16du:dateUtc="2025-04-01T06:27:00Z">
            <w:rPr>
              <w:del w:id="280" w:author="Shawn Lewenza" w:date="2025-03-31T23:26:00Z" w16du:dateUtc="2025-04-01T06:26:00Z"/>
              <w:rFonts w:ascii="Times New Roman" w:eastAsia="Times New Roman" w:hAnsi="Times New Roman" w:cs="Times New Roman"/>
              <w:kern w:val="0"/>
              <w14:ligatures w14:val="none"/>
            </w:rPr>
          </w:rPrChange>
        </w:rPr>
      </w:pPr>
      <w:del w:id="281" w:author="Shawn Lewenza" w:date="2025-03-31T23:26:00Z" w16du:dateUtc="2025-04-01T06:26:00Z">
        <w:r w:rsidRPr="001C349E" w:rsidDel="006D440E">
          <w:rPr>
            <w:rFonts w:ascii="Times New Roman" w:eastAsia="Times New Roman" w:hAnsi="Times New Roman" w:cs="Times New Roman"/>
            <w:kern w:val="0"/>
            <w:highlight w:val="yellow"/>
            <w14:ligatures w14:val="none"/>
            <w:rPrChange w:id="282" w:author="Shawn Lewenza" w:date="2025-03-31T23:27:00Z" w16du:dateUtc="2025-04-01T06:27:00Z">
              <w:rPr>
                <w:rFonts w:ascii="Times New Roman" w:eastAsia="Times New Roman" w:hAnsi="Times New Roman" w:cs="Times New Roman"/>
                <w:kern w:val="0"/>
                <w14:ligatures w14:val="none"/>
              </w:rPr>
            </w:rPrChange>
          </w:rPr>
          <w:delText>Over time, if it demonstrates reliability, regulators might allow biosensor results to count toward compliance monitoring or early leak detection. </w:delText>
        </w:r>
      </w:del>
    </w:p>
    <w:p w14:paraId="02E42E29" w14:textId="77777777" w:rsidR="00276864" w:rsidRPr="001C349E" w:rsidRDefault="00276864" w:rsidP="00276864">
      <w:pPr>
        <w:spacing w:after="0" w:line="240" w:lineRule="auto"/>
        <w:jc w:val="both"/>
        <w:rPr>
          <w:rFonts w:ascii="Times New Roman" w:eastAsia="Times New Roman" w:hAnsi="Times New Roman" w:cs="Times New Roman"/>
          <w:kern w:val="0"/>
          <w:highlight w:val="yellow"/>
          <w14:ligatures w14:val="none"/>
          <w:rPrChange w:id="283" w:author="Shawn Lewenza" w:date="2025-03-31T23:27:00Z" w16du:dateUtc="2025-04-01T06:27:00Z">
            <w:rPr>
              <w:rFonts w:ascii="Times New Roman" w:eastAsia="Times New Roman" w:hAnsi="Times New Roman" w:cs="Times New Roman"/>
              <w:kern w:val="0"/>
              <w14:ligatures w14:val="none"/>
            </w:rPr>
          </w:rPrChange>
        </w:rPr>
      </w:pPr>
    </w:p>
    <w:p w14:paraId="06CB95B8" w14:textId="3524FBCA" w:rsidR="00276864" w:rsidRPr="00276864" w:rsidDel="00F30D6E" w:rsidRDefault="00276864" w:rsidP="00276864">
      <w:pPr>
        <w:spacing w:after="0" w:line="240" w:lineRule="auto"/>
        <w:jc w:val="both"/>
        <w:rPr>
          <w:del w:id="284" w:author="Shawn Lewenza" w:date="2025-03-31T23:28:00Z" w16du:dateUtc="2025-04-01T06:28:00Z"/>
          <w:rFonts w:ascii="Times New Roman" w:eastAsia="Times New Roman" w:hAnsi="Times New Roman" w:cs="Times New Roman"/>
          <w:kern w:val="0"/>
          <w14:ligatures w14:val="none"/>
        </w:rPr>
      </w:pPr>
      <w:del w:id="285" w:author="Shawn Lewenza" w:date="2025-03-31T23:28:00Z" w16du:dateUtc="2025-04-01T06:28:00Z">
        <w:r w:rsidRPr="001C349E" w:rsidDel="00F30D6E">
          <w:rPr>
            <w:rFonts w:ascii="Times New Roman" w:eastAsia="Times New Roman" w:hAnsi="Times New Roman" w:cs="Times New Roman"/>
            <w:kern w:val="0"/>
            <w:highlight w:val="yellow"/>
            <w14:ligatures w14:val="none"/>
            <w:rPrChange w:id="286" w:author="Shawn Lewenza" w:date="2025-03-31T23:27:00Z" w16du:dateUtc="2025-04-01T06:27:00Z">
              <w:rPr>
                <w:rFonts w:ascii="Times New Roman" w:eastAsia="Times New Roman" w:hAnsi="Times New Roman" w:cs="Times New Roman"/>
                <w:kern w:val="0"/>
                <w14:ligatures w14:val="none"/>
              </w:rPr>
            </w:rPrChange>
          </w:rPr>
          <w:delText>The biosensor aligns well with Canada’s tightening environmental oversight (it directly addresses the toxic component under review) and could become a valuable compliance tool.  But it must clear regulatory hurdles through thorough validation, pilot use, and possibly certification, to ensure that it meets the high standards for environmental monitoring in the oil sands industry.</w:delText>
        </w:r>
      </w:del>
    </w:p>
    <w:p w14:paraId="4B3B5783"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w:t>
      </w:r>
    </w:p>
    <w:p w14:paraId="3E9918BE"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Economic Viability</w:t>
      </w:r>
    </w:p>
    <w:p w14:paraId="12570B9D"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5488360">
          <v:rect id="_x0000_i1026" alt="" style="width:10in;height:1.5pt;mso-width-percent:0;mso-height-percent:0;mso-width-percent:0;mso-height-percent:0" o:hrpct="0" o:hralign="center" o:hrstd="t" o:hr="t" fillcolor="#a0a0a0" stroked="f"/>
        </w:pict>
      </w:r>
    </w:p>
    <w:p w14:paraId="306550AA"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From an economic perspective, bacterial biosensors promise a more cost-effective approach for monitoring naphthenic acids compared to traditional methods.  Current analytical techniques like mass spectrometry and chromatography not only require expensive instruments and highly trained personnel but also involve lengthy sample preparation and processing.  </w:t>
      </w:r>
    </w:p>
    <w:p w14:paraId="39D4604D"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237F3BF2"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 oil sands operations, sending water samples to off-site labs for detailed NA analysis is a costly process.  The equipment (e.g. high-resolution MS systems) can cost hundreds of thousands of dollars, and each analysis can take many hours.  The research paper notes that these chemical analyses are time-consuming and costly, partly due to the multiple steps (extraction, concentration, etc.) needed to handle oily water samples.  </w:t>
      </w:r>
    </w:p>
    <w:p w14:paraId="632B81D0"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171FECAB"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 contrast, a biosensor assay could be conducted on-site with minimal equipment: essentially a bioreactor or test kit containing the engineered bacteria and a simple luminometer to measure light output.  </w:t>
      </w:r>
    </w:p>
    <w:p w14:paraId="3EC7295F"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798B05C3"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Once developed, biosensor tests can be produced at a large scale, growing bacteria is cheap, and assays could be packaged in bulk (for example, freeze-dried cells or single-use cartridges).  This dramatically lowers the per-sample cost.  Instead of paying for specialized lab analysis of each water sample, operators could deploy the biosensor repeatedly on many samples or even continuously monitor water in real time, at a fraction of the cost.</w:t>
      </w:r>
    </w:p>
    <w:p w14:paraId="65690B64"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09E6D76B"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Scalability is a significant advantage of the biosensor technology.  It can be adapted to high-throughput formats (e.g. 96-well plates or portable devices) to screen numerous samples quickly.  This means an entire tailings pond’s worth of monitoring points could be checked </w:t>
      </w:r>
      <w:r w:rsidRPr="00276864">
        <w:rPr>
          <w:rFonts w:ascii="Times New Roman" w:eastAsia="Times New Roman" w:hAnsi="Times New Roman" w:cs="Times New Roman"/>
          <w:kern w:val="0"/>
          <w14:ligatures w14:val="none"/>
        </w:rPr>
        <w:lastRenderedPageBreak/>
        <w:t>frequently without prohibitive expense, something not feasible with constant mass spectrometry analyses.  </w:t>
      </w:r>
    </w:p>
    <w:p w14:paraId="77E2E069"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55C8135B"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Additionally, results are obtained rapidly (within the same day), allowing companies to respond faster to any NA spikes or leaks.  In terms of implementation, the biosensor is fairly feasible to deploy means even as oil sands operations grow or regulations demand more frequent testing, the biosensor approach can meet those needs without a proportional increase in cost. This makes widespread implementation across oil sands sites plausible, as the technology matures.</w:t>
      </w:r>
    </w:p>
    <w:p w14:paraId="779B6398" w14:textId="77777777" w:rsidR="00276864" w:rsidRPr="00276864" w:rsidRDefault="00276864" w:rsidP="00276864">
      <w:pPr>
        <w:spacing w:after="100" w:afterAutospacing="1" w:line="240" w:lineRule="auto"/>
        <w:outlineLvl w:val="1"/>
        <w:rPr>
          <w:rFonts w:ascii="Arial" w:eastAsia="Times New Roman" w:hAnsi="Arial" w:cs="Arial"/>
          <w:kern w:val="0"/>
          <w:sz w:val="36"/>
          <w:szCs w:val="36"/>
          <w14:ligatures w14:val="none"/>
        </w:rPr>
      </w:pPr>
      <w:r w:rsidRPr="00276864">
        <w:rPr>
          <w:rFonts w:ascii="Arial" w:eastAsia="Times New Roman" w:hAnsi="Arial" w:cs="Arial"/>
          <w:kern w:val="0"/>
          <w:sz w:val="36"/>
          <w:szCs w:val="36"/>
          <w14:ligatures w14:val="none"/>
        </w:rPr>
        <w:t>Business Opportunity</w:t>
      </w:r>
    </w:p>
    <w:p w14:paraId="1F48C0BF" w14:textId="77777777" w:rsidR="00276864" w:rsidRPr="00276864" w:rsidRDefault="00C55A44" w:rsidP="00276864">
      <w:pPr>
        <w:spacing w:after="0" w:line="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9E4C1BC">
          <v:rect id="_x0000_i1025" alt="" style="width:10in;height:1.5pt;mso-width-percent:0;mso-height-percent:0;mso-width-percent:0;mso-height-percent:0" o:hrpct="0" o:hralign="center" o:hrstd="t" o:hr="t" fillcolor="#a0a0a0" stroked="f"/>
        </w:pict>
      </w:r>
    </w:p>
    <w:p w14:paraId="4517230C"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There is clear business potential in commercializing the NA biosensor technology for stakeholders in the oil sands sector.  Oil sands operators themselves are prime customers: companies could integrate these biosensors into their environmental monitoring programs to ensure tailings water management is proactive and compliant.  </w:t>
      </w:r>
    </w:p>
    <w:p w14:paraId="23A85E06"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0D2BDDC8"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By adopting such tools, firms can enhance their corporate environmental responsibility profile by demonstrating to regulators, investors, and the public that they are using innovative technology to safeguard local ecosystems.  Quick detection of rising NA levels or leaks would enable operators to take early action, potentially avoiding costly environmental incidents and regulatory fines.  </w:t>
      </w:r>
    </w:p>
    <w:p w14:paraId="66E7EDB6"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6A9757D3"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The technology could also help optimize treatment processes (for instance, informing when tailings water has been cleaned enough to be recycled or released), thereby reducing operational costs overall.  In an era where ESG (Environmental, Social, and Governance) performance is scrutinized, a relatively low-cost, high-visibility solution like a biosensor shows a commitment to innovation in pollution control, which is marketable from a public relations standpoint.</w:t>
      </w:r>
    </w:p>
    <w:p w14:paraId="4B112B65"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6CBA9130"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Regulatory agencies and environmental monitoring programs represent another market opportunity.  Government bodies in Canada (such as Environment Canada or Alberta Environment) could use the biosensors for independent verification of water quality around oil sands projects.  Instead of relying solely on industry-supplied data or expensive lab work, regulators could deploy portable biosensor units for spot checks in the field, getting instant readings on naphthenic acid levels.  This would support compliance enforcement and environmental surveillance in a cost-efficient way.  </w:t>
      </w:r>
    </w:p>
    <w:p w14:paraId="4C60D3ED"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39AEFDBF"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Likewise, local stakeholders like Indigenous communities and environmental groups concerned about oil sands impacts have a vested interest in water quality tools.  There is an opportunity to provide community monitoring kits that leverage the biosensor, empowering these groups to conduct their own measurements of tailings pond outflows or nearby waterways.  Making the technology accessible to local stakeholders can increase transparency and trust, as everyone can directly observe whether NA pollution is under control.</w:t>
      </w:r>
    </w:p>
    <w:p w14:paraId="09494947"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5B8CE7CE"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 xml:space="preserve">To capitalize on these opportunities, effective market adoption strategies will be important.  One approach is to partner with oil sands companies for pilot projects, demonstrating the biosensor’s value on-site at an operational tailings pond.  Successful pilot results (showing that the biosensor correlates well with lab measurements and perhaps catches subtle changes faster) would build </w:t>
      </w:r>
      <w:r w:rsidRPr="00276864">
        <w:rPr>
          <w:rFonts w:ascii="Times New Roman" w:eastAsia="Times New Roman" w:hAnsi="Times New Roman" w:cs="Times New Roman"/>
          <w:kern w:val="0"/>
          <w14:ligatures w14:val="none"/>
        </w:rPr>
        <w:lastRenderedPageBreak/>
        <w:t>industry confidence and create early adopters who can champion the technology.  Another strategy is obtaining endorsements or certifications for instance, if a regulatory agency or a reputable third-party research organization validates the biosensor method, it would assure potential customers of its credibility.  Packaging and ease-of-use are also key to marketability: the biosensor could be sold as a user-friendly kit or device, with clear instructions and minimal maintenance, so that it integrates seamlessly into existing water monitoring workflows.  Addressing any challenges, such as the shelf-life of the bacterial sensor or the need to occasionally recalibrate the response, will be part of making the product reliable in real-world conditions.</w:t>
      </w:r>
    </w:p>
    <w:p w14:paraId="47A5C0D2"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3CE32336"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Potential challenges in the market include overcoming the inertia of established methods.  Some operators may be hesitant to trust a new biological tool over tried-and-true lab assays.  To mitigate this, the biosensor might first be marketed as a complementary tool (for rapid screening or continuous monitoring), rather than an immediate full replacement for chemical analysis.  </w:t>
      </w:r>
    </w:p>
    <w:p w14:paraId="70CAB02C"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2AD574DB"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Cost savings and performance data will speak loudly here; as companies see the reduction in laboratory expenditures and the added insight from continuous data, they will be more inclined to invest in the biosensor solution.  Ensuring technical support and training for users will further ease adoption. </w:t>
      </w:r>
    </w:p>
    <w:p w14:paraId="59F0CC8D"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p>
    <w:p w14:paraId="05E412A5" w14:textId="77777777" w:rsidR="00276864" w:rsidRPr="00276864" w:rsidRDefault="00276864" w:rsidP="00276864">
      <w:pPr>
        <w:spacing w:after="0" w:line="240" w:lineRule="auto"/>
        <w:jc w:val="both"/>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In summary, the biosensor for naphthenic acids presents a compelling business opportunity in the oil sands industry.  It addresses a critical need (efficient NA monitoring) created by environmental and regulatory pressures, offers economic benefits, and aligns with the increasing demand for sustainable and responsible operational practices.  With strategic implementation, it could become a standard tool across oil sands operations, benefiting operators, regulators, and communities alike by improving environmental oversight and reducing costs in managing oil sands tailings water.</w:t>
      </w:r>
    </w:p>
    <w:p w14:paraId="19ABFA1E" w14:textId="77777777" w:rsidR="00276864" w:rsidRPr="00276864" w:rsidRDefault="00276864" w:rsidP="00276864">
      <w:pPr>
        <w:spacing w:after="0" w:line="240" w:lineRule="auto"/>
        <w:rPr>
          <w:rFonts w:ascii="Times New Roman" w:eastAsia="Times New Roman" w:hAnsi="Times New Roman" w:cs="Times New Roman"/>
          <w:kern w:val="0"/>
          <w14:ligatures w14:val="none"/>
        </w:rPr>
      </w:pPr>
    </w:p>
    <w:p w14:paraId="75A710E2" w14:textId="77777777" w:rsidR="00276864" w:rsidRDefault="00276864" w:rsidP="00276864">
      <w:pPr>
        <w:spacing w:after="100" w:afterAutospacing="1" w:line="240" w:lineRule="auto"/>
        <w:rPr>
          <w:rFonts w:ascii="Times New Roman" w:eastAsia="Times New Roman" w:hAnsi="Times New Roman" w:cs="Times New Roman"/>
          <w:kern w:val="0"/>
          <w14:ligatures w14:val="none"/>
        </w:rPr>
      </w:pPr>
      <w:r w:rsidRPr="00276864">
        <w:rPr>
          <w:rFonts w:ascii="Times New Roman" w:eastAsia="Times New Roman" w:hAnsi="Times New Roman" w:cs="Times New Roman"/>
          <w:kern w:val="0"/>
          <w14:ligatures w14:val="none"/>
        </w:rPr>
        <w:t>How can we help?</w:t>
      </w:r>
    </w:p>
    <w:p w14:paraId="73255869" w14:textId="5B8B82C4" w:rsidR="00276864" w:rsidRPr="00276864" w:rsidRDefault="00276864" w:rsidP="00276864">
      <w:pPr>
        <w:spacing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
    <w:p w14:paraId="4EA25C05" w14:textId="691DDC11" w:rsidR="00276864" w:rsidRDefault="00276864" w:rsidP="00276864">
      <w:pPr>
        <w:spacing w:after="240" w:line="240" w:lineRule="auto"/>
        <w:jc w:val="both"/>
        <w:rPr>
          <w:rFonts w:ascii="Arial" w:eastAsia="Times New Roman" w:hAnsi="Arial" w:cs="Arial"/>
          <w:color w:val="FFFFFF"/>
          <w:kern w:val="0"/>
          <w14:ligatures w14:val="none"/>
        </w:rPr>
      </w:pPr>
      <w:r>
        <w:rPr>
          <w:rFonts w:ascii="Arial" w:eastAsia="Times New Roman" w:hAnsi="Arial" w:cs="Arial"/>
          <w:color w:val="FFFFFF"/>
          <w:kern w:val="0"/>
          <w14:ligatures w14:val="none"/>
        </w:rPr>
        <w:t>--</w:t>
      </w:r>
    </w:p>
    <w:p w14:paraId="5CC44A9D" w14:textId="049E795B" w:rsidR="00276864" w:rsidRDefault="00276864" w:rsidP="00276864">
      <w:pPr>
        <w:spacing w:after="240" w:line="240" w:lineRule="auto"/>
        <w:jc w:val="both"/>
        <w:rPr>
          <w:rFonts w:ascii="Arial" w:hAnsi="Arial" w:cs="Arial"/>
          <w:color w:val="212529"/>
          <w:shd w:val="clear" w:color="auto" w:fill="FFFFFF"/>
        </w:rPr>
      </w:pPr>
      <w:r>
        <w:rPr>
          <w:rFonts w:ascii="Arial" w:hAnsi="Arial" w:cs="Arial"/>
          <w:color w:val="212529"/>
          <w:shd w:val="clear" w:color="auto" w:fill="FFFFFF"/>
        </w:rPr>
        <w:t>BIO</w:t>
      </w:r>
    </w:p>
    <w:p w14:paraId="5050BC6D" w14:textId="1297ED88" w:rsidR="00276864" w:rsidRDefault="00276864" w:rsidP="00276864">
      <w:pPr>
        <w:spacing w:after="240" w:line="240" w:lineRule="auto"/>
        <w:jc w:val="both"/>
        <w:rPr>
          <w:rFonts w:ascii="Arial" w:hAnsi="Arial" w:cs="Arial"/>
          <w:color w:val="212529"/>
          <w:shd w:val="clear" w:color="auto" w:fill="FFFFFF"/>
        </w:rPr>
      </w:pPr>
      <w:r>
        <w:rPr>
          <w:rFonts w:ascii="Arial" w:hAnsi="Arial" w:cs="Arial"/>
          <w:color w:val="212529"/>
          <w:shd w:val="clear" w:color="auto" w:fill="FFFFFF"/>
        </w:rPr>
        <w:t xml:space="preserve">I have developed research programs in microbiology, antibiotic discovery and </w:t>
      </w:r>
      <w:del w:id="287" w:author="Shawn Lewenza" w:date="2025-03-31T23:29:00Z" w16du:dateUtc="2025-04-01T06:29:00Z">
        <w:r w:rsidDel="002F2572">
          <w:rPr>
            <w:rFonts w:ascii="Arial" w:hAnsi="Arial" w:cs="Arial"/>
            <w:color w:val="212529"/>
            <w:shd w:val="clear" w:color="auto" w:fill="FFFFFF"/>
          </w:rPr>
          <w:delText xml:space="preserve">recently </w:delText>
        </w:r>
      </w:del>
      <w:r>
        <w:rPr>
          <w:rFonts w:ascii="Arial" w:hAnsi="Arial" w:cs="Arial"/>
          <w:color w:val="212529"/>
          <w:shd w:val="clear" w:color="auto" w:fill="FFFFFF"/>
        </w:rPr>
        <w:t>in bacterial biosensors</w:t>
      </w:r>
      <w:ins w:id="288" w:author="Shawn Lewenza" w:date="2025-03-31T23:29:00Z" w16du:dateUtc="2025-04-01T06:29:00Z">
        <w:r w:rsidR="002F2572">
          <w:rPr>
            <w:rFonts w:ascii="Arial" w:hAnsi="Arial" w:cs="Arial"/>
            <w:color w:val="212529"/>
            <w:shd w:val="clear" w:color="auto" w:fill="FFFFFF"/>
          </w:rPr>
          <w:t xml:space="preserve"> for diverse applications</w:t>
        </w:r>
      </w:ins>
      <w:r>
        <w:rPr>
          <w:rFonts w:ascii="Arial" w:hAnsi="Arial" w:cs="Arial"/>
          <w:color w:val="212529"/>
          <w:shd w:val="clear" w:color="auto" w:fill="FFFFFF"/>
        </w:rPr>
        <w:t xml:space="preserve">. </w:t>
      </w:r>
      <w:del w:id="289" w:author="Shawn Lewenza" w:date="2025-03-31T23:30:00Z" w16du:dateUtc="2025-04-01T06:30:00Z">
        <w:r w:rsidDel="002F2572">
          <w:rPr>
            <w:rFonts w:ascii="Arial" w:hAnsi="Arial" w:cs="Arial"/>
            <w:color w:val="212529"/>
            <w:shd w:val="clear" w:color="auto" w:fill="FFFFFF"/>
          </w:rPr>
          <w:delText xml:space="preserve">After decades of studying a common opportunistic and antibiotic resistant pathogen in Cystic Fibrosis lung infections, I have developed environmental microbes for the Alberta tailings ponds. </w:delText>
        </w:r>
      </w:del>
      <w:r>
        <w:rPr>
          <w:rFonts w:ascii="Arial" w:hAnsi="Arial" w:cs="Arial"/>
          <w:color w:val="212529"/>
          <w:shd w:val="clear" w:color="auto" w:fill="FFFFFF"/>
        </w:rPr>
        <w:t>We use synthetic biology to engineer bacterial biosensors that detect naphthenic acids, the primary chemicals of concern in oil sands tailings ponds. These NA biosensors are being commercialized as novel tools for environmental monitoring of NA in water, and they also facilitate identifying microbes that degrade naphthenic acids. Our goal is to identify minimal bacterial communities that can efficiently degrade naphthenic acids in water treatment strategies.</w:t>
      </w:r>
    </w:p>
    <w:p w14:paraId="3F9EB17A" w14:textId="77777777" w:rsidR="00276864" w:rsidRPr="00276864" w:rsidRDefault="00276864" w:rsidP="00276864">
      <w:pPr>
        <w:spacing w:after="100" w:afterAutospacing="1" w:line="240" w:lineRule="auto"/>
        <w:outlineLvl w:val="1"/>
        <w:rPr>
          <w:rFonts w:ascii="Arial" w:eastAsia="Times New Roman" w:hAnsi="Arial" w:cs="Arial"/>
          <w:color w:val="212529"/>
          <w:kern w:val="0"/>
          <w:sz w:val="36"/>
          <w:szCs w:val="36"/>
          <w14:ligatures w14:val="none"/>
        </w:rPr>
      </w:pPr>
      <w:r w:rsidRPr="00276864">
        <w:rPr>
          <w:rFonts w:ascii="Arial" w:eastAsia="Times New Roman" w:hAnsi="Arial" w:cs="Arial"/>
          <w:color w:val="212529"/>
          <w:kern w:val="0"/>
          <w:sz w:val="36"/>
          <w:szCs w:val="36"/>
          <w14:ligatures w14:val="none"/>
        </w:rPr>
        <w:t>Our Purpose </w:t>
      </w:r>
    </w:p>
    <w:p w14:paraId="460B6A37" w14:textId="77777777" w:rsidR="00276864" w:rsidRPr="00276864" w:rsidRDefault="00276864" w:rsidP="00276864">
      <w:pPr>
        <w:spacing w:after="240" w:line="240" w:lineRule="auto"/>
        <w:rPr>
          <w:rFonts w:ascii="Arial" w:eastAsia="Times New Roman" w:hAnsi="Arial" w:cs="Arial"/>
          <w:color w:val="212529"/>
          <w:kern w:val="0"/>
          <w14:ligatures w14:val="none"/>
        </w:rPr>
      </w:pPr>
      <w:r w:rsidRPr="00276864">
        <w:rPr>
          <w:rFonts w:ascii="Arial" w:eastAsia="Times New Roman" w:hAnsi="Arial" w:cs="Arial"/>
          <w:color w:val="212529"/>
          <w:kern w:val="0"/>
          <w14:ligatures w14:val="none"/>
        </w:rPr>
        <w:lastRenderedPageBreak/>
        <w:t>Everything we do is driven by a clear purpose: to solve a complex environmental challenge through innovation. We're committed to creating solutions that help address the NA problem in Oil Sands Tailings Ponds. </w:t>
      </w:r>
    </w:p>
    <w:p w14:paraId="3EF6921A" w14:textId="77777777" w:rsidR="00276864" w:rsidRPr="00276864" w:rsidRDefault="00276864" w:rsidP="00276864">
      <w:pPr>
        <w:spacing w:after="240" w:line="240" w:lineRule="auto"/>
        <w:rPr>
          <w:rFonts w:ascii="Arial" w:eastAsia="Times New Roman" w:hAnsi="Arial" w:cs="Arial"/>
          <w:color w:val="212529"/>
          <w:kern w:val="0"/>
          <w14:ligatures w14:val="none"/>
        </w:rPr>
      </w:pPr>
      <w:r w:rsidRPr="00276864">
        <w:rPr>
          <w:rFonts w:ascii="Arial" w:eastAsia="Times New Roman" w:hAnsi="Arial" w:cs="Arial"/>
          <w:color w:val="212529"/>
          <w:kern w:val="0"/>
          <w14:ligatures w14:val="none"/>
        </w:rPr>
        <w:t>We hold ourselves to a high standard with core values that guide our work:</w:t>
      </w:r>
    </w:p>
    <w:p w14:paraId="144FCC49" w14:textId="77777777" w:rsidR="00276864" w:rsidRPr="00276864" w:rsidRDefault="00276864" w:rsidP="00276864">
      <w:pPr>
        <w:numPr>
          <w:ilvl w:val="0"/>
          <w:numId w:val="17"/>
        </w:numPr>
        <w:spacing w:before="100" w:beforeAutospacing="1" w:after="100" w:afterAutospacing="1" w:line="240" w:lineRule="auto"/>
        <w:rPr>
          <w:rFonts w:ascii="Arial" w:eastAsia="Times New Roman" w:hAnsi="Arial" w:cs="Arial"/>
          <w:color w:val="212529"/>
          <w:kern w:val="0"/>
          <w14:ligatures w14:val="none"/>
        </w:rPr>
      </w:pPr>
      <w:r w:rsidRPr="00276864">
        <w:rPr>
          <w:rFonts w:ascii="Arial" w:eastAsia="Times New Roman" w:hAnsi="Arial" w:cs="Arial"/>
          <w:b/>
          <w:bCs/>
          <w:color w:val="212529"/>
          <w:kern w:val="0"/>
          <w14:ligatures w14:val="none"/>
        </w:rPr>
        <w:t>Transparency:</w:t>
      </w:r>
      <w:r w:rsidRPr="00276864">
        <w:rPr>
          <w:rFonts w:ascii="Arial" w:eastAsia="Times New Roman" w:hAnsi="Arial" w:cs="Arial"/>
          <w:color w:val="212529"/>
          <w:kern w:val="0"/>
          <w14:ligatures w14:val="none"/>
        </w:rPr>
        <w:t> We share our process and data openly, building trust with partners and communities.</w:t>
      </w:r>
    </w:p>
    <w:p w14:paraId="545CC204" w14:textId="77777777" w:rsidR="00276864" w:rsidRPr="00276864" w:rsidRDefault="00276864" w:rsidP="00276864">
      <w:pPr>
        <w:numPr>
          <w:ilvl w:val="0"/>
          <w:numId w:val="17"/>
        </w:numPr>
        <w:spacing w:before="100" w:beforeAutospacing="1" w:after="100" w:afterAutospacing="1" w:line="240" w:lineRule="auto"/>
        <w:rPr>
          <w:rFonts w:ascii="Arial" w:eastAsia="Times New Roman" w:hAnsi="Arial" w:cs="Arial"/>
          <w:color w:val="212529"/>
          <w:kern w:val="0"/>
          <w14:ligatures w14:val="none"/>
        </w:rPr>
      </w:pPr>
      <w:r w:rsidRPr="00276864">
        <w:rPr>
          <w:rFonts w:ascii="Arial" w:eastAsia="Times New Roman" w:hAnsi="Arial" w:cs="Arial"/>
          <w:b/>
          <w:bCs/>
          <w:color w:val="212529"/>
          <w:kern w:val="0"/>
          <w14:ligatures w14:val="none"/>
        </w:rPr>
        <w:t>Sustainability:</w:t>
      </w:r>
      <w:r w:rsidRPr="00276864">
        <w:rPr>
          <w:rFonts w:ascii="Arial" w:eastAsia="Times New Roman" w:hAnsi="Arial" w:cs="Arial"/>
          <w:color w:val="212529"/>
          <w:kern w:val="0"/>
          <w14:ligatures w14:val="none"/>
        </w:rPr>
        <w:t> We prioritize environmental responsibility, ensuring our work benefits the environment.</w:t>
      </w:r>
    </w:p>
    <w:p w14:paraId="058C07D2" w14:textId="77777777" w:rsidR="00276864" w:rsidRPr="00276864" w:rsidRDefault="00276864" w:rsidP="00276864">
      <w:pPr>
        <w:numPr>
          <w:ilvl w:val="0"/>
          <w:numId w:val="17"/>
        </w:numPr>
        <w:spacing w:before="100" w:beforeAutospacing="1" w:after="100" w:afterAutospacing="1" w:line="240" w:lineRule="auto"/>
        <w:rPr>
          <w:rFonts w:ascii="Arial" w:eastAsia="Times New Roman" w:hAnsi="Arial" w:cs="Arial"/>
          <w:color w:val="212529"/>
          <w:kern w:val="0"/>
          <w14:ligatures w14:val="none"/>
        </w:rPr>
      </w:pPr>
      <w:r w:rsidRPr="00276864">
        <w:rPr>
          <w:rFonts w:ascii="Arial" w:eastAsia="Times New Roman" w:hAnsi="Arial" w:cs="Arial"/>
          <w:b/>
          <w:bCs/>
          <w:color w:val="212529"/>
          <w:kern w:val="0"/>
          <w14:ligatures w14:val="none"/>
        </w:rPr>
        <w:t>Collaboration:</w:t>
      </w:r>
      <w:r w:rsidRPr="00276864">
        <w:rPr>
          <w:rFonts w:ascii="Arial" w:eastAsia="Times New Roman" w:hAnsi="Arial" w:cs="Arial"/>
          <w:color w:val="212529"/>
          <w:kern w:val="0"/>
          <w14:ligatures w14:val="none"/>
        </w:rPr>
        <w:t> We believe in the power of working together and welcome diverse perspectives to strengthen our solutions.</w:t>
      </w:r>
    </w:p>
    <w:p w14:paraId="6814BA22" w14:textId="77777777" w:rsidR="00276864" w:rsidRPr="00276864" w:rsidRDefault="00276864" w:rsidP="00276864">
      <w:pPr>
        <w:spacing w:after="240" w:line="240" w:lineRule="auto"/>
        <w:rPr>
          <w:rFonts w:ascii="Arial" w:eastAsia="Times New Roman" w:hAnsi="Arial" w:cs="Arial"/>
          <w:color w:val="212529"/>
          <w:kern w:val="0"/>
          <w14:ligatures w14:val="none"/>
        </w:rPr>
      </w:pPr>
      <w:r w:rsidRPr="00276864">
        <w:rPr>
          <w:rFonts w:ascii="Arial" w:eastAsia="Times New Roman" w:hAnsi="Arial" w:cs="Arial"/>
          <w:color w:val="212529"/>
          <w:kern w:val="0"/>
          <w14:ligatures w14:val="none"/>
        </w:rPr>
        <w:t>We’re not just building a product; we’re building relationships and a brighter future.</w:t>
      </w:r>
    </w:p>
    <w:p w14:paraId="3993A27F" w14:textId="77777777" w:rsidR="00276864" w:rsidRPr="00276864" w:rsidRDefault="00276864" w:rsidP="00276864">
      <w:pPr>
        <w:spacing w:after="240" w:line="240" w:lineRule="auto"/>
        <w:jc w:val="both"/>
        <w:rPr>
          <w:rFonts w:ascii="Times New Roman" w:eastAsia="Times New Roman" w:hAnsi="Times New Roman" w:cs="Times New Roman"/>
          <w:kern w:val="0"/>
          <w14:ligatures w14:val="none"/>
        </w:rPr>
      </w:pPr>
    </w:p>
    <w:p w14:paraId="00D854E1" w14:textId="77777777" w:rsidR="00276864" w:rsidRDefault="00276864"/>
    <w:sectPr w:rsidR="002768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hawn Lewenza" w:date="2025-03-31T21:07:00Z" w:initials="SL">
    <w:p w14:paraId="15E1B6B7" w14:textId="77777777" w:rsidR="00F10EF9" w:rsidRDefault="00F10EF9" w:rsidP="00F10EF9">
      <w:r>
        <w:rPr>
          <w:rStyle w:val="CommentReference"/>
        </w:rPr>
        <w:annotationRef/>
      </w:r>
      <w:r>
        <w:rPr>
          <w:color w:val="000000"/>
          <w:sz w:val="20"/>
          <w:szCs w:val="20"/>
        </w:rPr>
        <w:t>Do you need caps here?</w:t>
      </w:r>
    </w:p>
  </w:comment>
  <w:comment w:id="11" w:author="Shawn Lewenza" w:date="2025-03-31T21:08:00Z" w:initials="SL">
    <w:p w14:paraId="011A4AFB" w14:textId="77777777" w:rsidR="00F10EF9" w:rsidRDefault="00F10EF9" w:rsidP="00F10EF9">
      <w:r>
        <w:rPr>
          <w:rStyle w:val="CommentReference"/>
        </w:rPr>
        <w:annotationRef/>
      </w:r>
      <w:hyperlink r:id="rId1" w:history="1">
        <w:r w:rsidRPr="002A6204">
          <w:rPr>
            <w:rStyle w:val="Hyperlink"/>
            <w:sz w:val="20"/>
            <w:szCs w:val="20"/>
          </w:rPr>
          <w:t>alberta.ca</w:t>
        </w:r>
      </w:hyperlink>
      <w:r>
        <w:rPr>
          <w:color w:val="000000"/>
          <w:sz w:val="20"/>
          <w:szCs w:val="20"/>
        </w:rPr>
        <w:t xml:space="preserve"> </w:t>
      </w:r>
    </w:p>
    <w:p w14:paraId="68BB289E" w14:textId="77777777" w:rsidR="00F10EF9" w:rsidRDefault="00F10EF9" w:rsidP="00F10EF9"/>
    <w:p w14:paraId="6F122065" w14:textId="77777777" w:rsidR="00F10EF9" w:rsidRDefault="00F10EF9" w:rsidP="00F10EF9">
      <w:r>
        <w:rPr>
          <w:color w:val="000000"/>
          <w:sz w:val="20"/>
          <w:szCs w:val="20"/>
        </w:rPr>
        <w:t>At the end of 2022, the volume of fluid tailings and oil sands</w:t>
      </w:r>
    </w:p>
    <w:p w14:paraId="2571B6AF" w14:textId="77777777" w:rsidR="00F10EF9" w:rsidRDefault="00F10EF9" w:rsidP="00F10EF9">
      <w:r>
        <w:rPr>
          <w:color w:val="000000"/>
          <w:sz w:val="20"/>
          <w:szCs w:val="20"/>
        </w:rPr>
        <w:t>mine waters on oil sands mine sites was 1.392 billion m3 and</w:t>
      </w:r>
    </w:p>
    <w:p w14:paraId="167A11F2" w14:textId="77777777" w:rsidR="00F10EF9" w:rsidRDefault="00F10EF9" w:rsidP="00F10EF9">
      <w:r>
        <w:rPr>
          <w:color w:val="000000"/>
          <w:sz w:val="20"/>
          <w:szCs w:val="20"/>
        </w:rPr>
        <w:t xml:space="preserve">417 million m3, respectively. </w:t>
      </w:r>
    </w:p>
    <w:p w14:paraId="640F377F" w14:textId="77777777" w:rsidR="00F10EF9" w:rsidRDefault="00F10EF9" w:rsidP="00F10EF9"/>
    <w:p w14:paraId="7BB8DB8C" w14:textId="77777777" w:rsidR="00F10EF9" w:rsidRDefault="00F10EF9" w:rsidP="00F10EF9">
      <w:r>
        <w:rPr>
          <w:color w:val="000000"/>
          <w:sz w:val="20"/>
          <w:szCs w:val="20"/>
        </w:rPr>
        <w:t>Need to differentiate ‘fluid tailings’ from ‘mining waters;?</w:t>
      </w:r>
    </w:p>
  </w:comment>
  <w:comment w:id="12" w:author="Shawn Lewenza" w:date="2025-03-31T21:09:00Z" w:initials="SL">
    <w:p w14:paraId="4A6F649E" w14:textId="77777777" w:rsidR="00F10EF9" w:rsidRDefault="00F10EF9" w:rsidP="00F10EF9">
      <w:r>
        <w:rPr>
          <w:rStyle w:val="CommentReference"/>
        </w:rPr>
        <w:annotationRef/>
      </w:r>
      <w:r>
        <w:rPr>
          <w:color w:val="000000"/>
          <w:sz w:val="20"/>
          <w:szCs w:val="20"/>
        </w:rPr>
        <w:t xml:space="preserve"> Key Difference</w:t>
      </w:r>
    </w:p>
    <w:p w14:paraId="2E73CFDA" w14:textId="77777777" w:rsidR="00F10EF9" w:rsidRDefault="00F10EF9" w:rsidP="00F10EF9">
      <w:r>
        <w:rPr>
          <w:color w:val="000000"/>
          <w:sz w:val="20"/>
          <w:szCs w:val="20"/>
        </w:rPr>
        <w:t>Fluid tailings = water + fine solids + residual hydrocarbons.</w:t>
      </w:r>
    </w:p>
    <w:p w14:paraId="15A7014B" w14:textId="77777777" w:rsidR="00F10EF9" w:rsidRDefault="00F10EF9" w:rsidP="00F10EF9">
      <w:r>
        <w:rPr>
          <w:color w:val="000000"/>
          <w:sz w:val="20"/>
          <w:szCs w:val="20"/>
        </w:rPr>
        <w:t>Mining waters = mostly water, with minimal solids, often used and reused in operations.</w:t>
      </w:r>
    </w:p>
  </w:comment>
  <w:comment w:id="51" w:author="Shawn Lewenza" w:date="2025-03-31T21:22:00Z" w:initials="SL">
    <w:p w14:paraId="5D79036B" w14:textId="77777777" w:rsidR="001B52F1" w:rsidRDefault="001B52F1" w:rsidP="001B52F1">
      <w:r>
        <w:rPr>
          <w:rStyle w:val="CommentReference"/>
        </w:rPr>
        <w:annotationRef/>
      </w:r>
      <w:r>
        <w:rPr>
          <w:color w:val="000000"/>
          <w:sz w:val="20"/>
          <w:szCs w:val="20"/>
        </w:rPr>
        <w:t>Analytical chemistry methods are 10-1000 X more sensitive, and so we should not argue they are sensitive. They are sensitive enough to detect in untreated water, or may require minimal concentration, or standard organic compound concentration methods, as do the MS methods.</w:t>
      </w:r>
    </w:p>
  </w:comment>
  <w:comment w:id="78" w:author="Shawn Lewenza" w:date="2025-03-31T21:43:00Z" w:initials="SL">
    <w:p w14:paraId="17CCB9FC" w14:textId="77777777" w:rsidR="00A04147" w:rsidRDefault="00A04147" w:rsidP="00A04147">
      <w:r>
        <w:rPr>
          <w:rStyle w:val="CommentReference"/>
        </w:rPr>
        <w:annotationRef/>
      </w:r>
      <w:r>
        <w:rPr>
          <w:color w:val="000000"/>
          <w:sz w:val="20"/>
          <w:szCs w:val="20"/>
        </w:rPr>
        <w:t>I wouldn’t say that they don’t know the baseline NA concentrations, that’s been studied, published and known for years. I would focus on not having a  “accurate monitoring process”</w:t>
      </w:r>
    </w:p>
  </w:comment>
  <w:comment w:id="86" w:author="Shawn Lewenza" w:date="2025-03-31T21:44:00Z" w:initials="SL">
    <w:p w14:paraId="3D2581FA" w14:textId="77777777" w:rsidR="00A04147" w:rsidRDefault="00A04147" w:rsidP="00A04147">
      <w:r>
        <w:rPr>
          <w:rStyle w:val="CommentReference"/>
        </w:rPr>
        <w:annotationRef/>
      </w:r>
      <w:r>
        <w:rPr>
          <w:color w:val="000000"/>
          <w:sz w:val="20"/>
          <w:szCs w:val="20"/>
        </w:rPr>
        <w:t>The word public may not be needed by the oil sands companies, but could be if the government is doing testing.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E1B6B7" w15:done="0"/>
  <w15:commentEx w15:paraId="7BB8DB8C" w15:done="0"/>
  <w15:commentEx w15:paraId="15A7014B" w15:paraIdParent="7BB8DB8C" w15:done="0"/>
  <w15:commentEx w15:paraId="5D79036B" w15:done="0"/>
  <w15:commentEx w15:paraId="17CCB9FC" w15:done="0"/>
  <w15:commentEx w15:paraId="3D2581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94D368" w16cex:dateUtc="2025-04-01T04:07:00Z"/>
  <w16cex:commentExtensible w16cex:durableId="4BCED4C5" w16cex:dateUtc="2025-04-01T04:08:00Z"/>
  <w16cex:commentExtensible w16cex:durableId="1C26F122" w16cex:dateUtc="2025-04-01T04:09:00Z"/>
  <w16cex:commentExtensible w16cex:durableId="0E8B3D32" w16cex:dateUtc="2025-04-01T04:22:00Z"/>
  <w16cex:commentExtensible w16cex:durableId="76427975" w16cex:dateUtc="2025-04-01T04:43:00Z"/>
  <w16cex:commentExtensible w16cex:durableId="05BF5504" w16cex:dateUtc="2025-04-01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E1B6B7" w16cid:durableId="3794D368"/>
  <w16cid:commentId w16cid:paraId="7BB8DB8C" w16cid:durableId="4BCED4C5"/>
  <w16cid:commentId w16cid:paraId="15A7014B" w16cid:durableId="1C26F122"/>
  <w16cid:commentId w16cid:paraId="5D79036B" w16cid:durableId="0E8B3D32"/>
  <w16cid:commentId w16cid:paraId="17CCB9FC" w16cid:durableId="76427975"/>
  <w16cid:commentId w16cid:paraId="3D2581FA" w16cid:durableId="05BF55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ar(--btn-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6098"/>
    <w:multiLevelType w:val="multilevel"/>
    <w:tmpl w:val="F4F2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525EC"/>
    <w:multiLevelType w:val="multilevel"/>
    <w:tmpl w:val="F800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92CD9"/>
    <w:multiLevelType w:val="multilevel"/>
    <w:tmpl w:val="8B5E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D1093"/>
    <w:multiLevelType w:val="multilevel"/>
    <w:tmpl w:val="0B56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9B355F"/>
    <w:multiLevelType w:val="multilevel"/>
    <w:tmpl w:val="7410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83E2A"/>
    <w:multiLevelType w:val="multilevel"/>
    <w:tmpl w:val="2BCC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2B6957"/>
    <w:multiLevelType w:val="multilevel"/>
    <w:tmpl w:val="EA66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C34C46"/>
    <w:multiLevelType w:val="multilevel"/>
    <w:tmpl w:val="A4DC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4254A"/>
    <w:multiLevelType w:val="multilevel"/>
    <w:tmpl w:val="95C8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F57AF9"/>
    <w:multiLevelType w:val="multilevel"/>
    <w:tmpl w:val="C96C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2352A9"/>
    <w:multiLevelType w:val="multilevel"/>
    <w:tmpl w:val="DAB4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0F69B2"/>
    <w:multiLevelType w:val="multilevel"/>
    <w:tmpl w:val="5B0A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E97EF5"/>
    <w:multiLevelType w:val="multilevel"/>
    <w:tmpl w:val="BAF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FA3BBB"/>
    <w:multiLevelType w:val="multilevel"/>
    <w:tmpl w:val="7E1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3E1DC3"/>
    <w:multiLevelType w:val="multilevel"/>
    <w:tmpl w:val="F40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3A28A3"/>
    <w:multiLevelType w:val="multilevel"/>
    <w:tmpl w:val="5CBA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657C9B"/>
    <w:multiLevelType w:val="multilevel"/>
    <w:tmpl w:val="4598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8803601">
    <w:abstractNumId w:val="9"/>
  </w:num>
  <w:num w:numId="2" w16cid:durableId="154928157">
    <w:abstractNumId w:val="7"/>
  </w:num>
  <w:num w:numId="3" w16cid:durableId="152525138">
    <w:abstractNumId w:val="0"/>
  </w:num>
  <w:num w:numId="4" w16cid:durableId="800072602">
    <w:abstractNumId w:val="6"/>
  </w:num>
  <w:num w:numId="5" w16cid:durableId="1152982367">
    <w:abstractNumId w:val="16"/>
  </w:num>
  <w:num w:numId="6" w16cid:durableId="2072145577">
    <w:abstractNumId w:val="15"/>
  </w:num>
  <w:num w:numId="7" w16cid:durableId="2105759646">
    <w:abstractNumId w:val="3"/>
  </w:num>
  <w:num w:numId="8" w16cid:durableId="155221706">
    <w:abstractNumId w:val="5"/>
  </w:num>
  <w:num w:numId="9" w16cid:durableId="1867938983">
    <w:abstractNumId w:val="1"/>
  </w:num>
  <w:num w:numId="10" w16cid:durableId="412703493">
    <w:abstractNumId w:val="8"/>
  </w:num>
  <w:num w:numId="11" w16cid:durableId="1084496763">
    <w:abstractNumId w:val="13"/>
  </w:num>
  <w:num w:numId="12" w16cid:durableId="420181930">
    <w:abstractNumId w:val="10"/>
  </w:num>
  <w:num w:numId="13" w16cid:durableId="1303073231">
    <w:abstractNumId w:val="4"/>
  </w:num>
  <w:num w:numId="14" w16cid:durableId="1092624478">
    <w:abstractNumId w:val="2"/>
  </w:num>
  <w:num w:numId="15" w16cid:durableId="1030567763">
    <w:abstractNumId w:val="11"/>
  </w:num>
  <w:num w:numId="16" w16cid:durableId="1135677640">
    <w:abstractNumId w:val="12"/>
  </w:num>
  <w:num w:numId="17" w16cid:durableId="197108325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hawn Lewenza">
    <w15:presenceInfo w15:providerId="AD" w15:userId="S::slewenza@athabascau.ca::c1147218-3bae-4625-ba3d-81bdf4d9c1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864"/>
    <w:rsid w:val="000538E3"/>
    <w:rsid w:val="001347DC"/>
    <w:rsid w:val="00146871"/>
    <w:rsid w:val="00175E5F"/>
    <w:rsid w:val="001B52F1"/>
    <w:rsid w:val="001C349E"/>
    <w:rsid w:val="001D2F02"/>
    <w:rsid w:val="00220BA1"/>
    <w:rsid w:val="00276864"/>
    <w:rsid w:val="002C414A"/>
    <w:rsid w:val="002F2572"/>
    <w:rsid w:val="004A1F19"/>
    <w:rsid w:val="004B66AD"/>
    <w:rsid w:val="005C3CAF"/>
    <w:rsid w:val="00613E4E"/>
    <w:rsid w:val="006D440E"/>
    <w:rsid w:val="006E1276"/>
    <w:rsid w:val="007C4874"/>
    <w:rsid w:val="007D716A"/>
    <w:rsid w:val="00874DB1"/>
    <w:rsid w:val="0098496B"/>
    <w:rsid w:val="00A04147"/>
    <w:rsid w:val="00B21E3A"/>
    <w:rsid w:val="00C55A44"/>
    <w:rsid w:val="00C876FA"/>
    <w:rsid w:val="00E63283"/>
    <w:rsid w:val="00F10EF9"/>
    <w:rsid w:val="00F30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9CD3"/>
  <w15:chartTrackingRefBased/>
  <w15:docId w15:val="{9969AC3A-0596-E84E-BE84-B2E5D44FA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8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68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68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68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768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68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68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68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68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8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68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68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68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768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68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68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68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6864"/>
    <w:rPr>
      <w:rFonts w:eastAsiaTheme="majorEastAsia" w:cstheme="majorBidi"/>
      <w:color w:val="272727" w:themeColor="text1" w:themeTint="D8"/>
    </w:rPr>
  </w:style>
  <w:style w:type="paragraph" w:styleId="Title">
    <w:name w:val="Title"/>
    <w:basedOn w:val="Normal"/>
    <w:next w:val="Normal"/>
    <w:link w:val="TitleChar"/>
    <w:uiPriority w:val="10"/>
    <w:qFormat/>
    <w:rsid w:val="002768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8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68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68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6864"/>
    <w:pPr>
      <w:spacing w:before="160"/>
      <w:jc w:val="center"/>
    </w:pPr>
    <w:rPr>
      <w:i/>
      <w:iCs/>
      <w:color w:val="404040" w:themeColor="text1" w:themeTint="BF"/>
    </w:rPr>
  </w:style>
  <w:style w:type="character" w:customStyle="1" w:styleId="QuoteChar">
    <w:name w:val="Quote Char"/>
    <w:basedOn w:val="DefaultParagraphFont"/>
    <w:link w:val="Quote"/>
    <w:uiPriority w:val="29"/>
    <w:rsid w:val="00276864"/>
    <w:rPr>
      <w:i/>
      <w:iCs/>
      <w:color w:val="404040" w:themeColor="text1" w:themeTint="BF"/>
    </w:rPr>
  </w:style>
  <w:style w:type="paragraph" w:styleId="ListParagraph">
    <w:name w:val="List Paragraph"/>
    <w:basedOn w:val="Normal"/>
    <w:uiPriority w:val="34"/>
    <w:qFormat/>
    <w:rsid w:val="00276864"/>
    <w:pPr>
      <w:ind w:left="720"/>
      <w:contextualSpacing/>
    </w:pPr>
  </w:style>
  <w:style w:type="character" w:styleId="IntenseEmphasis">
    <w:name w:val="Intense Emphasis"/>
    <w:basedOn w:val="DefaultParagraphFont"/>
    <w:uiPriority w:val="21"/>
    <w:qFormat/>
    <w:rsid w:val="00276864"/>
    <w:rPr>
      <w:i/>
      <w:iCs/>
      <w:color w:val="0F4761" w:themeColor="accent1" w:themeShade="BF"/>
    </w:rPr>
  </w:style>
  <w:style w:type="paragraph" w:styleId="IntenseQuote">
    <w:name w:val="Intense Quote"/>
    <w:basedOn w:val="Normal"/>
    <w:next w:val="Normal"/>
    <w:link w:val="IntenseQuoteChar"/>
    <w:uiPriority w:val="30"/>
    <w:qFormat/>
    <w:rsid w:val="002768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6864"/>
    <w:rPr>
      <w:i/>
      <w:iCs/>
      <w:color w:val="0F4761" w:themeColor="accent1" w:themeShade="BF"/>
    </w:rPr>
  </w:style>
  <w:style w:type="character" w:styleId="IntenseReference">
    <w:name w:val="Intense Reference"/>
    <w:basedOn w:val="DefaultParagraphFont"/>
    <w:uiPriority w:val="32"/>
    <w:qFormat/>
    <w:rsid w:val="00276864"/>
    <w:rPr>
      <w:b/>
      <w:bCs/>
      <w:smallCaps/>
      <w:color w:val="0F4761" w:themeColor="accent1" w:themeShade="BF"/>
      <w:spacing w:val="5"/>
    </w:rPr>
  </w:style>
  <w:style w:type="character" w:styleId="Hyperlink">
    <w:name w:val="Hyperlink"/>
    <w:basedOn w:val="DefaultParagraphFont"/>
    <w:uiPriority w:val="99"/>
    <w:unhideWhenUsed/>
    <w:rsid w:val="00276864"/>
    <w:rPr>
      <w:color w:val="0000FF"/>
      <w:u w:val="single"/>
    </w:rPr>
  </w:style>
  <w:style w:type="paragraph" w:customStyle="1" w:styleId="oheaderlanguageselector">
    <w:name w:val="o_header_language_selector"/>
    <w:basedOn w:val="Normal"/>
    <w:rsid w:val="00276864"/>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nav-item">
    <w:name w:val="nav-item"/>
    <w:basedOn w:val="Normal"/>
    <w:rsid w:val="0027686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6864"/>
    <w:rPr>
      <w:b/>
      <w:bCs/>
    </w:rPr>
  </w:style>
  <w:style w:type="character" w:customStyle="1" w:styleId="apple-converted-space">
    <w:name w:val="apple-converted-space"/>
    <w:basedOn w:val="DefaultParagraphFont"/>
    <w:rsid w:val="00276864"/>
  </w:style>
  <w:style w:type="character" w:styleId="Emphasis">
    <w:name w:val="Emphasis"/>
    <w:basedOn w:val="DefaultParagraphFont"/>
    <w:uiPriority w:val="20"/>
    <w:qFormat/>
    <w:rsid w:val="00276864"/>
    <w:rPr>
      <w:i/>
      <w:iCs/>
    </w:rPr>
  </w:style>
  <w:style w:type="paragraph" w:styleId="NormalWeb">
    <w:name w:val="Normal (Web)"/>
    <w:basedOn w:val="Normal"/>
    <w:uiPriority w:val="99"/>
    <w:semiHidden/>
    <w:unhideWhenUsed/>
    <w:rsid w:val="00276864"/>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lead">
    <w:name w:val="lead"/>
    <w:basedOn w:val="Normal"/>
    <w:rsid w:val="00276864"/>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lead1">
    <w:name w:val="lead1"/>
    <w:basedOn w:val="DefaultParagraphFont"/>
    <w:rsid w:val="00276864"/>
  </w:style>
  <w:style w:type="character" w:customStyle="1" w:styleId="ofootercopyrightname">
    <w:name w:val="o_footer_copyright_name"/>
    <w:basedOn w:val="DefaultParagraphFont"/>
    <w:rsid w:val="00276864"/>
  </w:style>
  <w:style w:type="character" w:customStyle="1" w:styleId="oforceltr">
    <w:name w:val="o_force_ltr"/>
    <w:basedOn w:val="DefaultParagraphFont"/>
    <w:rsid w:val="00276864"/>
  </w:style>
  <w:style w:type="character" w:customStyle="1" w:styleId="h2-fs">
    <w:name w:val="h2-fs"/>
    <w:basedOn w:val="DefaultParagraphFont"/>
    <w:rsid w:val="00276864"/>
  </w:style>
  <w:style w:type="paragraph" w:customStyle="1" w:styleId="mb-2">
    <w:name w:val="mb-2"/>
    <w:basedOn w:val="Normal"/>
    <w:rsid w:val="00276864"/>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ssocialmediatitle">
    <w:name w:val="s_social_media_title"/>
    <w:basedOn w:val="Normal"/>
    <w:rsid w:val="0027686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Revision">
    <w:name w:val="Revision"/>
    <w:hidden/>
    <w:uiPriority w:val="99"/>
    <w:semiHidden/>
    <w:rsid w:val="00F10EF9"/>
    <w:pPr>
      <w:spacing w:after="0" w:line="240" w:lineRule="auto"/>
    </w:pPr>
  </w:style>
  <w:style w:type="character" w:styleId="CommentReference">
    <w:name w:val="annotation reference"/>
    <w:basedOn w:val="DefaultParagraphFont"/>
    <w:uiPriority w:val="99"/>
    <w:semiHidden/>
    <w:unhideWhenUsed/>
    <w:rsid w:val="00F10EF9"/>
    <w:rPr>
      <w:sz w:val="16"/>
      <w:szCs w:val="16"/>
    </w:rPr>
  </w:style>
  <w:style w:type="paragraph" w:styleId="CommentText">
    <w:name w:val="annotation text"/>
    <w:basedOn w:val="Normal"/>
    <w:link w:val="CommentTextChar"/>
    <w:uiPriority w:val="99"/>
    <w:semiHidden/>
    <w:unhideWhenUsed/>
    <w:rsid w:val="00F10EF9"/>
    <w:pPr>
      <w:spacing w:line="240" w:lineRule="auto"/>
    </w:pPr>
    <w:rPr>
      <w:sz w:val="20"/>
      <w:szCs w:val="20"/>
    </w:rPr>
  </w:style>
  <w:style w:type="character" w:customStyle="1" w:styleId="CommentTextChar">
    <w:name w:val="Comment Text Char"/>
    <w:basedOn w:val="DefaultParagraphFont"/>
    <w:link w:val="CommentText"/>
    <w:uiPriority w:val="99"/>
    <w:semiHidden/>
    <w:rsid w:val="00F10EF9"/>
    <w:rPr>
      <w:sz w:val="20"/>
      <w:szCs w:val="20"/>
    </w:rPr>
  </w:style>
  <w:style w:type="paragraph" w:styleId="CommentSubject">
    <w:name w:val="annotation subject"/>
    <w:basedOn w:val="CommentText"/>
    <w:next w:val="CommentText"/>
    <w:link w:val="CommentSubjectChar"/>
    <w:uiPriority w:val="99"/>
    <w:semiHidden/>
    <w:unhideWhenUsed/>
    <w:rsid w:val="00F10EF9"/>
    <w:rPr>
      <w:b/>
      <w:bCs/>
    </w:rPr>
  </w:style>
  <w:style w:type="character" w:customStyle="1" w:styleId="CommentSubjectChar">
    <w:name w:val="Comment Subject Char"/>
    <w:basedOn w:val="CommentTextChar"/>
    <w:link w:val="CommentSubject"/>
    <w:uiPriority w:val="99"/>
    <w:semiHidden/>
    <w:rsid w:val="00F10EF9"/>
    <w:rPr>
      <w:b/>
      <w:bCs/>
      <w:sz w:val="20"/>
      <w:szCs w:val="20"/>
    </w:rPr>
  </w:style>
  <w:style w:type="character" w:styleId="UnresolvedMention">
    <w:name w:val="Unresolved Mention"/>
    <w:basedOn w:val="DefaultParagraphFont"/>
    <w:uiPriority w:val="99"/>
    <w:semiHidden/>
    <w:unhideWhenUsed/>
    <w:rsid w:val="00F10EF9"/>
    <w:rPr>
      <w:color w:val="605E5C"/>
      <w:shd w:val="clear" w:color="auto" w:fill="E1DFDD"/>
    </w:rPr>
  </w:style>
  <w:style w:type="character" w:styleId="FollowedHyperlink">
    <w:name w:val="FollowedHyperlink"/>
    <w:basedOn w:val="DefaultParagraphFont"/>
    <w:uiPriority w:val="99"/>
    <w:semiHidden/>
    <w:unhideWhenUsed/>
    <w:rsid w:val="00874DB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03610">
      <w:bodyDiv w:val="1"/>
      <w:marLeft w:val="0"/>
      <w:marRight w:val="0"/>
      <w:marTop w:val="0"/>
      <w:marBottom w:val="0"/>
      <w:divBdr>
        <w:top w:val="none" w:sz="0" w:space="0" w:color="auto"/>
        <w:left w:val="none" w:sz="0" w:space="0" w:color="auto"/>
        <w:bottom w:val="none" w:sz="0" w:space="0" w:color="auto"/>
        <w:right w:val="none" w:sz="0" w:space="0" w:color="auto"/>
      </w:divBdr>
    </w:div>
    <w:div w:id="772166179">
      <w:bodyDiv w:val="1"/>
      <w:marLeft w:val="0"/>
      <w:marRight w:val="0"/>
      <w:marTop w:val="0"/>
      <w:marBottom w:val="0"/>
      <w:divBdr>
        <w:top w:val="none" w:sz="0" w:space="0" w:color="auto"/>
        <w:left w:val="none" w:sz="0" w:space="0" w:color="auto"/>
        <w:bottom w:val="none" w:sz="0" w:space="0" w:color="auto"/>
        <w:right w:val="none" w:sz="0" w:space="0" w:color="auto"/>
      </w:divBdr>
      <w:divsChild>
        <w:div w:id="64760967">
          <w:marLeft w:val="0"/>
          <w:marRight w:val="0"/>
          <w:marTop w:val="0"/>
          <w:marBottom w:val="0"/>
          <w:divBdr>
            <w:top w:val="none" w:sz="0" w:space="0" w:color="auto"/>
            <w:left w:val="none" w:sz="0" w:space="0" w:color="auto"/>
            <w:bottom w:val="none" w:sz="0" w:space="0" w:color="auto"/>
            <w:right w:val="none" w:sz="0" w:space="0" w:color="auto"/>
          </w:divBdr>
          <w:divsChild>
            <w:div w:id="685060369">
              <w:marLeft w:val="0"/>
              <w:marRight w:val="0"/>
              <w:marTop w:val="0"/>
              <w:marBottom w:val="0"/>
              <w:divBdr>
                <w:top w:val="none" w:sz="0" w:space="0" w:color="auto"/>
                <w:left w:val="none" w:sz="0" w:space="0" w:color="auto"/>
                <w:bottom w:val="none" w:sz="0" w:space="0" w:color="auto"/>
                <w:right w:val="none" w:sz="0" w:space="0" w:color="auto"/>
              </w:divBdr>
              <w:divsChild>
                <w:div w:id="268322388">
                  <w:marLeft w:val="0"/>
                  <w:marRight w:val="0"/>
                  <w:marTop w:val="0"/>
                  <w:marBottom w:val="0"/>
                  <w:divBdr>
                    <w:top w:val="none" w:sz="0" w:space="0" w:color="auto"/>
                    <w:left w:val="none" w:sz="0" w:space="0" w:color="auto"/>
                    <w:bottom w:val="none" w:sz="0" w:space="0" w:color="auto"/>
                    <w:right w:val="none" w:sz="0" w:space="0" w:color="auto"/>
                  </w:divBdr>
                </w:div>
              </w:divsChild>
            </w:div>
            <w:div w:id="1671981867">
              <w:marLeft w:val="0"/>
              <w:marRight w:val="0"/>
              <w:marTop w:val="0"/>
              <w:marBottom w:val="0"/>
              <w:divBdr>
                <w:top w:val="none" w:sz="0" w:space="0" w:color="auto"/>
                <w:left w:val="none" w:sz="0" w:space="0" w:color="auto"/>
                <w:bottom w:val="none" w:sz="0" w:space="0" w:color="auto"/>
                <w:right w:val="none" w:sz="0" w:space="0" w:color="auto"/>
              </w:divBdr>
              <w:divsChild>
                <w:div w:id="65616939">
                  <w:marLeft w:val="0"/>
                  <w:marRight w:val="0"/>
                  <w:marTop w:val="0"/>
                  <w:marBottom w:val="0"/>
                  <w:divBdr>
                    <w:top w:val="none" w:sz="0" w:space="0" w:color="auto"/>
                    <w:left w:val="none" w:sz="0" w:space="0" w:color="auto"/>
                    <w:bottom w:val="none" w:sz="0" w:space="0" w:color="auto"/>
                    <w:right w:val="none" w:sz="0" w:space="0" w:color="auto"/>
                  </w:divBdr>
                  <w:divsChild>
                    <w:div w:id="948438613">
                      <w:marLeft w:val="0"/>
                      <w:marRight w:val="0"/>
                      <w:marTop w:val="0"/>
                      <w:marBottom w:val="0"/>
                      <w:divBdr>
                        <w:top w:val="none" w:sz="0" w:space="0" w:color="auto"/>
                        <w:left w:val="none" w:sz="0" w:space="0" w:color="auto"/>
                        <w:bottom w:val="none" w:sz="0" w:space="0" w:color="auto"/>
                        <w:right w:val="none" w:sz="0" w:space="0" w:color="auto"/>
                      </w:divBdr>
                    </w:div>
                    <w:div w:id="1210919550">
                      <w:marLeft w:val="0"/>
                      <w:marRight w:val="0"/>
                      <w:marTop w:val="0"/>
                      <w:marBottom w:val="0"/>
                      <w:divBdr>
                        <w:top w:val="none" w:sz="0" w:space="0" w:color="auto"/>
                        <w:left w:val="none" w:sz="0" w:space="0" w:color="auto"/>
                        <w:bottom w:val="none" w:sz="0" w:space="0" w:color="auto"/>
                        <w:right w:val="none" w:sz="0" w:space="0" w:color="auto"/>
                      </w:divBdr>
                    </w:div>
                    <w:div w:id="17849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4671">
              <w:marLeft w:val="0"/>
              <w:marRight w:val="0"/>
              <w:marTop w:val="0"/>
              <w:marBottom w:val="0"/>
              <w:divBdr>
                <w:top w:val="none" w:sz="0" w:space="0" w:color="auto"/>
                <w:left w:val="none" w:sz="0" w:space="0" w:color="auto"/>
                <w:bottom w:val="none" w:sz="0" w:space="0" w:color="auto"/>
                <w:right w:val="none" w:sz="0" w:space="0" w:color="auto"/>
              </w:divBdr>
              <w:divsChild>
                <w:div w:id="348027929">
                  <w:marLeft w:val="0"/>
                  <w:marRight w:val="0"/>
                  <w:marTop w:val="0"/>
                  <w:marBottom w:val="0"/>
                  <w:divBdr>
                    <w:top w:val="none" w:sz="0" w:space="0" w:color="auto"/>
                    <w:left w:val="none" w:sz="0" w:space="0" w:color="auto"/>
                    <w:bottom w:val="none" w:sz="0" w:space="0" w:color="auto"/>
                    <w:right w:val="none" w:sz="0" w:space="0" w:color="auto"/>
                  </w:divBdr>
                  <w:divsChild>
                    <w:div w:id="593245510">
                      <w:marLeft w:val="0"/>
                      <w:marRight w:val="0"/>
                      <w:marTop w:val="0"/>
                      <w:marBottom w:val="0"/>
                      <w:divBdr>
                        <w:top w:val="none" w:sz="0" w:space="0" w:color="auto"/>
                        <w:left w:val="none" w:sz="0" w:space="0" w:color="auto"/>
                        <w:bottom w:val="none" w:sz="0" w:space="0" w:color="auto"/>
                        <w:right w:val="none" w:sz="0" w:space="0" w:color="auto"/>
                      </w:divBdr>
                    </w:div>
                    <w:div w:id="1185830347">
                      <w:marLeft w:val="0"/>
                      <w:marRight w:val="0"/>
                      <w:marTop w:val="0"/>
                      <w:marBottom w:val="0"/>
                      <w:divBdr>
                        <w:top w:val="none" w:sz="0" w:space="0" w:color="auto"/>
                        <w:left w:val="none" w:sz="0" w:space="0" w:color="auto"/>
                        <w:bottom w:val="none" w:sz="0" w:space="0" w:color="auto"/>
                        <w:right w:val="none" w:sz="0" w:space="0" w:color="auto"/>
                      </w:divBdr>
                    </w:div>
                    <w:div w:id="1372925253">
                      <w:marLeft w:val="0"/>
                      <w:marRight w:val="0"/>
                      <w:marTop w:val="0"/>
                      <w:marBottom w:val="0"/>
                      <w:divBdr>
                        <w:top w:val="none" w:sz="0" w:space="0" w:color="auto"/>
                        <w:left w:val="none" w:sz="0" w:space="0" w:color="auto"/>
                        <w:bottom w:val="none" w:sz="0" w:space="0" w:color="auto"/>
                        <w:right w:val="none" w:sz="0" w:space="0" w:color="auto"/>
                      </w:divBdr>
                    </w:div>
                    <w:div w:id="1664241153">
                      <w:marLeft w:val="16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4613">
          <w:marLeft w:val="0"/>
          <w:marRight w:val="0"/>
          <w:marTop w:val="0"/>
          <w:marBottom w:val="0"/>
          <w:divBdr>
            <w:top w:val="none" w:sz="0" w:space="0" w:color="auto"/>
            <w:left w:val="none" w:sz="0" w:space="0" w:color="auto"/>
            <w:bottom w:val="none" w:sz="0" w:space="0" w:color="auto"/>
            <w:right w:val="none" w:sz="0" w:space="0" w:color="auto"/>
          </w:divBdr>
          <w:divsChild>
            <w:div w:id="1616325888">
              <w:marLeft w:val="0"/>
              <w:marRight w:val="0"/>
              <w:marTop w:val="0"/>
              <w:marBottom w:val="0"/>
              <w:divBdr>
                <w:top w:val="none" w:sz="0" w:space="0" w:color="auto"/>
                <w:left w:val="none" w:sz="0" w:space="0" w:color="auto"/>
                <w:bottom w:val="none" w:sz="0" w:space="0" w:color="auto"/>
                <w:right w:val="none" w:sz="0" w:space="0" w:color="auto"/>
              </w:divBdr>
              <w:divsChild>
                <w:div w:id="600720191">
                  <w:marLeft w:val="0"/>
                  <w:marRight w:val="0"/>
                  <w:marTop w:val="0"/>
                  <w:marBottom w:val="0"/>
                  <w:divBdr>
                    <w:top w:val="none" w:sz="0" w:space="0" w:color="auto"/>
                    <w:left w:val="none" w:sz="0" w:space="0" w:color="auto"/>
                    <w:bottom w:val="none" w:sz="0" w:space="0" w:color="auto"/>
                    <w:right w:val="none" w:sz="0" w:space="0" w:color="auto"/>
                  </w:divBdr>
                  <w:divsChild>
                    <w:div w:id="71627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9269">
              <w:marLeft w:val="0"/>
              <w:marRight w:val="0"/>
              <w:marTop w:val="0"/>
              <w:marBottom w:val="0"/>
              <w:divBdr>
                <w:top w:val="none" w:sz="0" w:space="0" w:color="auto"/>
                <w:left w:val="none" w:sz="0" w:space="0" w:color="auto"/>
                <w:bottom w:val="none" w:sz="0" w:space="0" w:color="auto"/>
                <w:right w:val="none" w:sz="0" w:space="0" w:color="auto"/>
              </w:divBdr>
            </w:div>
          </w:divsChild>
        </w:div>
        <w:div w:id="1093817164">
          <w:marLeft w:val="0"/>
          <w:marRight w:val="0"/>
          <w:marTop w:val="0"/>
          <w:marBottom w:val="0"/>
          <w:divBdr>
            <w:top w:val="none" w:sz="0" w:space="0" w:color="auto"/>
            <w:left w:val="none" w:sz="0" w:space="0" w:color="auto"/>
            <w:bottom w:val="none" w:sz="0" w:space="0" w:color="auto"/>
            <w:right w:val="none" w:sz="0" w:space="0" w:color="auto"/>
          </w:divBdr>
          <w:divsChild>
            <w:div w:id="1781560944">
              <w:marLeft w:val="0"/>
              <w:marRight w:val="0"/>
              <w:marTop w:val="0"/>
              <w:marBottom w:val="0"/>
              <w:divBdr>
                <w:top w:val="none" w:sz="0" w:space="0" w:color="auto"/>
                <w:left w:val="none" w:sz="0" w:space="0" w:color="auto"/>
                <w:bottom w:val="none" w:sz="0" w:space="0" w:color="auto"/>
                <w:right w:val="none" w:sz="0" w:space="0" w:color="auto"/>
              </w:divBdr>
              <w:divsChild>
                <w:div w:id="2058508727">
                  <w:marLeft w:val="0"/>
                  <w:marRight w:val="0"/>
                  <w:marTop w:val="0"/>
                  <w:marBottom w:val="0"/>
                  <w:divBdr>
                    <w:top w:val="none" w:sz="0" w:space="0" w:color="auto"/>
                    <w:left w:val="none" w:sz="0" w:space="0" w:color="auto"/>
                    <w:bottom w:val="none" w:sz="0" w:space="0" w:color="auto"/>
                    <w:right w:val="none" w:sz="0" w:space="0" w:color="auto"/>
                  </w:divBdr>
                  <w:divsChild>
                    <w:div w:id="981689992">
                      <w:marLeft w:val="0"/>
                      <w:marRight w:val="0"/>
                      <w:marTop w:val="100"/>
                      <w:marBottom w:val="100"/>
                      <w:divBdr>
                        <w:top w:val="none" w:sz="0" w:space="0" w:color="auto"/>
                        <w:left w:val="none" w:sz="0" w:space="0" w:color="auto"/>
                        <w:bottom w:val="none" w:sz="0" w:space="0" w:color="auto"/>
                        <w:right w:val="none" w:sz="0" w:space="0" w:color="auto"/>
                      </w:divBdr>
                    </w:div>
                    <w:div w:id="1358121559">
                      <w:marLeft w:val="0"/>
                      <w:marRight w:val="0"/>
                      <w:marTop w:val="100"/>
                      <w:marBottom w:val="100"/>
                      <w:divBdr>
                        <w:top w:val="none" w:sz="0" w:space="0" w:color="auto"/>
                        <w:left w:val="none" w:sz="0" w:space="0" w:color="auto"/>
                        <w:bottom w:val="none" w:sz="0" w:space="0" w:color="auto"/>
                        <w:right w:val="none" w:sz="0" w:space="0" w:color="auto"/>
                      </w:divBdr>
                      <w:divsChild>
                        <w:div w:id="6559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91996">
          <w:marLeft w:val="0"/>
          <w:marRight w:val="0"/>
          <w:marTop w:val="0"/>
          <w:marBottom w:val="0"/>
          <w:divBdr>
            <w:top w:val="none" w:sz="0" w:space="0" w:color="auto"/>
            <w:left w:val="none" w:sz="0" w:space="0" w:color="auto"/>
            <w:bottom w:val="none" w:sz="0" w:space="0" w:color="auto"/>
            <w:right w:val="none" w:sz="0" w:space="0" w:color="auto"/>
          </w:divBdr>
          <w:divsChild>
            <w:div w:id="605500869">
              <w:marLeft w:val="0"/>
              <w:marRight w:val="0"/>
              <w:marTop w:val="0"/>
              <w:marBottom w:val="0"/>
              <w:divBdr>
                <w:top w:val="none" w:sz="0" w:space="0" w:color="auto"/>
                <w:left w:val="none" w:sz="0" w:space="0" w:color="auto"/>
                <w:bottom w:val="none" w:sz="0" w:space="0" w:color="auto"/>
                <w:right w:val="none" w:sz="0" w:space="0" w:color="auto"/>
              </w:divBdr>
              <w:divsChild>
                <w:div w:id="498349120">
                  <w:marLeft w:val="0"/>
                  <w:marRight w:val="0"/>
                  <w:marTop w:val="0"/>
                  <w:marBottom w:val="0"/>
                  <w:divBdr>
                    <w:top w:val="none" w:sz="0" w:space="0" w:color="auto"/>
                    <w:left w:val="none" w:sz="0" w:space="0" w:color="auto"/>
                    <w:bottom w:val="none" w:sz="0" w:space="0" w:color="auto"/>
                    <w:right w:val="none" w:sz="0" w:space="0" w:color="auto"/>
                  </w:divBdr>
                  <w:divsChild>
                    <w:div w:id="383330514">
                      <w:marLeft w:val="0"/>
                      <w:marRight w:val="0"/>
                      <w:marTop w:val="0"/>
                      <w:marBottom w:val="0"/>
                      <w:divBdr>
                        <w:top w:val="none" w:sz="0" w:space="0" w:color="auto"/>
                        <w:left w:val="none" w:sz="0" w:space="0" w:color="auto"/>
                        <w:bottom w:val="none" w:sz="0" w:space="0" w:color="auto"/>
                        <w:right w:val="none" w:sz="0" w:space="0" w:color="auto"/>
                      </w:divBdr>
                      <w:divsChild>
                        <w:div w:id="683046725">
                          <w:marLeft w:val="0"/>
                          <w:marRight w:val="0"/>
                          <w:marTop w:val="0"/>
                          <w:marBottom w:val="0"/>
                          <w:divBdr>
                            <w:top w:val="none" w:sz="0" w:space="0" w:color="auto"/>
                            <w:left w:val="none" w:sz="0" w:space="0" w:color="auto"/>
                            <w:bottom w:val="none" w:sz="0" w:space="0" w:color="auto"/>
                            <w:right w:val="none" w:sz="0" w:space="0" w:color="auto"/>
                          </w:divBdr>
                          <w:divsChild>
                            <w:div w:id="1388718818">
                              <w:marLeft w:val="0"/>
                              <w:marRight w:val="0"/>
                              <w:marTop w:val="0"/>
                              <w:marBottom w:val="0"/>
                              <w:divBdr>
                                <w:top w:val="none" w:sz="0" w:space="0" w:color="auto"/>
                                <w:left w:val="none" w:sz="0" w:space="0" w:color="auto"/>
                                <w:bottom w:val="none" w:sz="0" w:space="0" w:color="auto"/>
                                <w:right w:val="none" w:sz="0" w:space="0" w:color="auto"/>
                              </w:divBdr>
                            </w:div>
                          </w:divsChild>
                        </w:div>
                        <w:div w:id="744911489">
                          <w:marLeft w:val="0"/>
                          <w:marRight w:val="0"/>
                          <w:marTop w:val="0"/>
                          <w:marBottom w:val="0"/>
                          <w:divBdr>
                            <w:top w:val="none" w:sz="0" w:space="0" w:color="auto"/>
                            <w:left w:val="none" w:sz="0" w:space="0" w:color="auto"/>
                            <w:bottom w:val="none" w:sz="0" w:space="0" w:color="auto"/>
                            <w:right w:val="none" w:sz="0" w:space="0" w:color="auto"/>
                          </w:divBdr>
                          <w:divsChild>
                            <w:div w:id="82145599">
                              <w:marLeft w:val="0"/>
                              <w:marRight w:val="0"/>
                              <w:marTop w:val="0"/>
                              <w:marBottom w:val="0"/>
                              <w:divBdr>
                                <w:top w:val="none" w:sz="0" w:space="0" w:color="auto"/>
                                <w:left w:val="none" w:sz="0" w:space="0" w:color="auto"/>
                                <w:bottom w:val="none" w:sz="0" w:space="0" w:color="auto"/>
                                <w:right w:val="none" w:sz="0" w:space="0" w:color="auto"/>
                              </w:divBdr>
                            </w:div>
                          </w:divsChild>
                        </w:div>
                        <w:div w:id="821429295">
                          <w:marLeft w:val="0"/>
                          <w:marRight w:val="0"/>
                          <w:marTop w:val="0"/>
                          <w:marBottom w:val="0"/>
                          <w:divBdr>
                            <w:top w:val="none" w:sz="0" w:space="0" w:color="auto"/>
                            <w:left w:val="none" w:sz="0" w:space="0" w:color="auto"/>
                            <w:bottom w:val="none" w:sz="0" w:space="0" w:color="auto"/>
                            <w:right w:val="none" w:sz="0" w:space="0" w:color="auto"/>
                          </w:divBdr>
                          <w:divsChild>
                            <w:div w:id="774516337">
                              <w:marLeft w:val="0"/>
                              <w:marRight w:val="0"/>
                              <w:marTop w:val="0"/>
                              <w:marBottom w:val="0"/>
                              <w:divBdr>
                                <w:top w:val="none" w:sz="0" w:space="0" w:color="auto"/>
                                <w:left w:val="none" w:sz="0" w:space="0" w:color="auto"/>
                                <w:bottom w:val="none" w:sz="0" w:space="0" w:color="auto"/>
                                <w:right w:val="none" w:sz="0" w:space="0" w:color="auto"/>
                              </w:divBdr>
                            </w:div>
                          </w:divsChild>
                        </w:div>
                        <w:div w:id="1375236331">
                          <w:marLeft w:val="0"/>
                          <w:marRight w:val="0"/>
                          <w:marTop w:val="0"/>
                          <w:marBottom w:val="0"/>
                          <w:divBdr>
                            <w:top w:val="none" w:sz="0" w:space="0" w:color="auto"/>
                            <w:left w:val="none" w:sz="0" w:space="0" w:color="auto"/>
                            <w:bottom w:val="none" w:sz="0" w:space="0" w:color="auto"/>
                            <w:right w:val="none" w:sz="0" w:space="0" w:color="auto"/>
                          </w:divBdr>
                          <w:divsChild>
                            <w:div w:id="1831486641">
                              <w:marLeft w:val="0"/>
                              <w:marRight w:val="0"/>
                              <w:marTop w:val="0"/>
                              <w:marBottom w:val="0"/>
                              <w:divBdr>
                                <w:top w:val="none" w:sz="0" w:space="0" w:color="auto"/>
                                <w:left w:val="none" w:sz="0" w:space="0" w:color="auto"/>
                                <w:bottom w:val="none" w:sz="0" w:space="0" w:color="auto"/>
                                <w:right w:val="none" w:sz="0" w:space="0" w:color="auto"/>
                              </w:divBdr>
                            </w:div>
                          </w:divsChild>
                        </w:div>
                        <w:div w:id="1441530794">
                          <w:marLeft w:val="0"/>
                          <w:marRight w:val="0"/>
                          <w:marTop w:val="0"/>
                          <w:marBottom w:val="0"/>
                          <w:divBdr>
                            <w:top w:val="none" w:sz="0" w:space="0" w:color="auto"/>
                            <w:left w:val="none" w:sz="0" w:space="0" w:color="auto"/>
                            <w:bottom w:val="none" w:sz="0" w:space="0" w:color="auto"/>
                            <w:right w:val="none" w:sz="0" w:space="0" w:color="auto"/>
                          </w:divBdr>
                          <w:divsChild>
                            <w:div w:id="409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7105">
                      <w:marLeft w:val="0"/>
                      <w:marRight w:val="0"/>
                      <w:marTop w:val="0"/>
                      <w:marBottom w:val="0"/>
                      <w:divBdr>
                        <w:top w:val="none" w:sz="0" w:space="0" w:color="auto"/>
                        <w:left w:val="none" w:sz="0" w:space="0" w:color="auto"/>
                        <w:bottom w:val="none" w:sz="0" w:space="0" w:color="auto"/>
                        <w:right w:val="none" w:sz="0" w:space="0" w:color="auto"/>
                      </w:divBdr>
                      <w:divsChild>
                        <w:div w:id="5826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311298">
      <w:bodyDiv w:val="1"/>
      <w:marLeft w:val="0"/>
      <w:marRight w:val="0"/>
      <w:marTop w:val="0"/>
      <w:marBottom w:val="0"/>
      <w:divBdr>
        <w:top w:val="none" w:sz="0" w:space="0" w:color="auto"/>
        <w:left w:val="none" w:sz="0" w:space="0" w:color="auto"/>
        <w:bottom w:val="none" w:sz="0" w:space="0" w:color="auto"/>
        <w:right w:val="none" w:sz="0" w:space="0" w:color="auto"/>
      </w:divBdr>
      <w:divsChild>
        <w:div w:id="1124732461">
          <w:marLeft w:val="0"/>
          <w:marRight w:val="0"/>
          <w:marTop w:val="0"/>
          <w:marBottom w:val="0"/>
          <w:divBdr>
            <w:top w:val="none" w:sz="0" w:space="0" w:color="auto"/>
            <w:left w:val="none" w:sz="0" w:space="0" w:color="auto"/>
            <w:bottom w:val="none" w:sz="0" w:space="0" w:color="auto"/>
            <w:right w:val="none" w:sz="0" w:space="0" w:color="auto"/>
          </w:divBdr>
          <w:divsChild>
            <w:div w:id="1523977836">
              <w:marLeft w:val="0"/>
              <w:marRight w:val="0"/>
              <w:marTop w:val="0"/>
              <w:marBottom w:val="0"/>
              <w:divBdr>
                <w:top w:val="none" w:sz="0" w:space="0" w:color="auto"/>
                <w:left w:val="none" w:sz="0" w:space="0" w:color="auto"/>
                <w:bottom w:val="none" w:sz="0" w:space="0" w:color="auto"/>
                <w:right w:val="none" w:sz="0" w:space="0" w:color="auto"/>
              </w:divBdr>
            </w:div>
            <w:div w:id="2055764727">
              <w:marLeft w:val="0"/>
              <w:marRight w:val="0"/>
              <w:marTop w:val="0"/>
              <w:marBottom w:val="0"/>
              <w:divBdr>
                <w:top w:val="none" w:sz="0" w:space="0" w:color="auto"/>
                <w:left w:val="none" w:sz="0" w:space="0" w:color="auto"/>
                <w:bottom w:val="none" w:sz="0" w:space="0" w:color="auto"/>
                <w:right w:val="none" w:sz="0" w:space="0" w:color="auto"/>
              </w:divBdr>
            </w:div>
          </w:divsChild>
        </w:div>
        <w:div w:id="1469856524">
          <w:marLeft w:val="0"/>
          <w:marRight w:val="0"/>
          <w:marTop w:val="0"/>
          <w:marBottom w:val="0"/>
          <w:divBdr>
            <w:top w:val="none" w:sz="0" w:space="0" w:color="auto"/>
            <w:left w:val="none" w:sz="0" w:space="0" w:color="auto"/>
            <w:bottom w:val="none" w:sz="0" w:space="0" w:color="auto"/>
            <w:right w:val="none" w:sz="0" w:space="0" w:color="auto"/>
          </w:divBdr>
          <w:divsChild>
            <w:div w:id="675576900">
              <w:marLeft w:val="0"/>
              <w:marRight w:val="0"/>
              <w:marTop w:val="0"/>
              <w:marBottom w:val="0"/>
              <w:divBdr>
                <w:top w:val="none" w:sz="0" w:space="0" w:color="auto"/>
                <w:left w:val="none" w:sz="0" w:space="0" w:color="auto"/>
                <w:bottom w:val="none" w:sz="0" w:space="0" w:color="auto"/>
                <w:right w:val="none" w:sz="0" w:space="0" w:color="auto"/>
              </w:divBdr>
              <w:divsChild>
                <w:div w:id="1057822402">
                  <w:marLeft w:val="0"/>
                  <w:marRight w:val="0"/>
                  <w:marTop w:val="0"/>
                  <w:marBottom w:val="0"/>
                  <w:divBdr>
                    <w:top w:val="none" w:sz="0" w:space="0" w:color="auto"/>
                    <w:left w:val="none" w:sz="0" w:space="0" w:color="auto"/>
                    <w:bottom w:val="none" w:sz="0" w:space="0" w:color="auto"/>
                    <w:right w:val="none" w:sz="0" w:space="0" w:color="auto"/>
                  </w:divBdr>
                  <w:divsChild>
                    <w:div w:id="833178550">
                      <w:marLeft w:val="0"/>
                      <w:marRight w:val="0"/>
                      <w:marTop w:val="0"/>
                      <w:marBottom w:val="0"/>
                      <w:divBdr>
                        <w:top w:val="none" w:sz="0" w:space="0" w:color="auto"/>
                        <w:left w:val="none" w:sz="0" w:space="0" w:color="auto"/>
                        <w:bottom w:val="none" w:sz="0" w:space="0" w:color="auto"/>
                        <w:right w:val="none" w:sz="0" w:space="0" w:color="auto"/>
                      </w:divBdr>
                    </w:div>
                    <w:div w:id="11936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1954">
          <w:marLeft w:val="0"/>
          <w:marRight w:val="0"/>
          <w:marTop w:val="0"/>
          <w:marBottom w:val="0"/>
          <w:divBdr>
            <w:top w:val="none" w:sz="0" w:space="0" w:color="auto"/>
            <w:left w:val="none" w:sz="0" w:space="0" w:color="auto"/>
            <w:bottom w:val="none" w:sz="0" w:space="0" w:color="auto"/>
            <w:right w:val="none" w:sz="0" w:space="0" w:color="auto"/>
          </w:divBdr>
          <w:divsChild>
            <w:div w:id="2000844514">
              <w:marLeft w:val="0"/>
              <w:marRight w:val="0"/>
              <w:marTop w:val="0"/>
              <w:marBottom w:val="0"/>
              <w:divBdr>
                <w:top w:val="none" w:sz="0" w:space="0" w:color="auto"/>
                <w:left w:val="none" w:sz="0" w:space="0" w:color="auto"/>
                <w:bottom w:val="none" w:sz="0" w:space="0" w:color="auto"/>
                <w:right w:val="none" w:sz="0" w:space="0" w:color="auto"/>
              </w:divBdr>
              <w:divsChild>
                <w:div w:id="860096612">
                  <w:marLeft w:val="0"/>
                  <w:marRight w:val="0"/>
                  <w:marTop w:val="0"/>
                  <w:marBottom w:val="0"/>
                  <w:divBdr>
                    <w:top w:val="none" w:sz="0" w:space="0" w:color="auto"/>
                    <w:left w:val="none" w:sz="0" w:space="0" w:color="auto"/>
                    <w:bottom w:val="none" w:sz="0" w:space="0" w:color="auto"/>
                    <w:right w:val="none" w:sz="0" w:space="0" w:color="auto"/>
                  </w:divBdr>
                  <w:divsChild>
                    <w:div w:id="1182471217">
                      <w:marLeft w:val="0"/>
                      <w:marRight w:val="0"/>
                      <w:marTop w:val="100"/>
                      <w:marBottom w:val="100"/>
                      <w:divBdr>
                        <w:top w:val="none" w:sz="0" w:space="0" w:color="auto"/>
                        <w:left w:val="none" w:sz="0" w:space="0" w:color="auto"/>
                        <w:bottom w:val="none" w:sz="0" w:space="0" w:color="auto"/>
                        <w:right w:val="none" w:sz="0" w:space="0" w:color="auto"/>
                      </w:divBdr>
                      <w:divsChild>
                        <w:div w:id="171380499">
                          <w:marLeft w:val="0"/>
                          <w:marRight w:val="0"/>
                          <w:marTop w:val="0"/>
                          <w:marBottom w:val="0"/>
                          <w:divBdr>
                            <w:top w:val="none" w:sz="0" w:space="0" w:color="auto"/>
                            <w:left w:val="none" w:sz="0" w:space="0" w:color="auto"/>
                            <w:bottom w:val="none" w:sz="0" w:space="0" w:color="auto"/>
                            <w:right w:val="none" w:sz="0" w:space="0" w:color="auto"/>
                          </w:divBdr>
                        </w:div>
                      </w:divsChild>
                    </w:div>
                    <w:div w:id="11862926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60756067">
          <w:marLeft w:val="0"/>
          <w:marRight w:val="0"/>
          <w:marTop w:val="0"/>
          <w:marBottom w:val="0"/>
          <w:divBdr>
            <w:top w:val="none" w:sz="0" w:space="0" w:color="auto"/>
            <w:left w:val="none" w:sz="0" w:space="0" w:color="auto"/>
            <w:bottom w:val="none" w:sz="0" w:space="0" w:color="auto"/>
            <w:right w:val="none" w:sz="0" w:space="0" w:color="auto"/>
          </w:divBdr>
          <w:divsChild>
            <w:div w:id="1130712616">
              <w:marLeft w:val="0"/>
              <w:marRight w:val="0"/>
              <w:marTop w:val="0"/>
              <w:marBottom w:val="0"/>
              <w:divBdr>
                <w:top w:val="none" w:sz="0" w:space="0" w:color="auto"/>
                <w:left w:val="none" w:sz="0" w:space="0" w:color="auto"/>
                <w:bottom w:val="none" w:sz="0" w:space="0" w:color="auto"/>
                <w:right w:val="none" w:sz="0" w:space="0" w:color="auto"/>
              </w:divBdr>
              <w:divsChild>
                <w:div w:id="469100">
                  <w:marLeft w:val="0"/>
                  <w:marRight w:val="0"/>
                  <w:marTop w:val="0"/>
                  <w:marBottom w:val="0"/>
                  <w:divBdr>
                    <w:top w:val="none" w:sz="0" w:space="0" w:color="auto"/>
                    <w:left w:val="none" w:sz="0" w:space="0" w:color="auto"/>
                    <w:bottom w:val="none" w:sz="0" w:space="0" w:color="auto"/>
                    <w:right w:val="none" w:sz="0" w:space="0" w:color="auto"/>
                  </w:divBdr>
                  <w:divsChild>
                    <w:div w:id="996300446">
                      <w:marLeft w:val="0"/>
                      <w:marRight w:val="0"/>
                      <w:marTop w:val="0"/>
                      <w:marBottom w:val="0"/>
                      <w:divBdr>
                        <w:top w:val="none" w:sz="0" w:space="0" w:color="auto"/>
                        <w:left w:val="none" w:sz="0" w:space="0" w:color="auto"/>
                        <w:bottom w:val="none" w:sz="0" w:space="0" w:color="auto"/>
                        <w:right w:val="none" w:sz="0" w:space="0" w:color="auto"/>
                      </w:divBdr>
                      <w:divsChild>
                        <w:div w:id="170142135">
                          <w:marLeft w:val="0"/>
                          <w:marRight w:val="0"/>
                          <w:marTop w:val="0"/>
                          <w:marBottom w:val="0"/>
                          <w:divBdr>
                            <w:top w:val="none" w:sz="0" w:space="0" w:color="auto"/>
                            <w:left w:val="none" w:sz="0" w:space="0" w:color="auto"/>
                            <w:bottom w:val="none" w:sz="0" w:space="0" w:color="auto"/>
                            <w:right w:val="none" w:sz="0" w:space="0" w:color="auto"/>
                          </w:divBdr>
                          <w:divsChild>
                            <w:div w:id="444930622">
                              <w:marLeft w:val="0"/>
                              <w:marRight w:val="0"/>
                              <w:marTop w:val="0"/>
                              <w:marBottom w:val="0"/>
                              <w:divBdr>
                                <w:top w:val="none" w:sz="0" w:space="0" w:color="auto"/>
                                <w:left w:val="none" w:sz="0" w:space="0" w:color="auto"/>
                                <w:bottom w:val="none" w:sz="0" w:space="0" w:color="auto"/>
                                <w:right w:val="none" w:sz="0" w:space="0" w:color="auto"/>
                              </w:divBdr>
                            </w:div>
                          </w:divsChild>
                        </w:div>
                        <w:div w:id="620183661">
                          <w:marLeft w:val="0"/>
                          <w:marRight w:val="0"/>
                          <w:marTop w:val="0"/>
                          <w:marBottom w:val="0"/>
                          <w:divBdr>
                            <w:top w:val="none" w:sz="0" w:space="0" w:color="auto"/>
                            <w:left w:val="none" w:sz="0" w:space="0" w:color="auto"/>
                            <w:bottom w:val="none" w:sz="0" w:space="0" w:color="auto"/>
                            <w:right w:val="none" w:sz="0" w:space="0" w:color="auto"/>
                          </w:divBdr>
                          <w:divsChild>
                            <w:div w:id="1030379751">
                              <w:marLeft w:val="0"/>
                              <w:marRight w:val="0"/>
                              <w:marTop w:val="0"/>
                              <w:marBottom w:val="0"/>
                              <w:divBdr>
                                <w:top w:val="none" w:sz="0" w:space="0" w:color="auto"/>
                                <w:left w:val="none" w:sz="0" w:space="0" w:color="auto"/>
                                <w:bottom w:val="none" w:sz="0" w:space="0" w:color="auto"/>
                                <w:right w:val="none" w:sz="0" w:space="0" w:color="auto"/>
                              </w:divBdr>
                            </w:div>
                          </w:divsChild>
                        </w:div>
                        <w:div w:id="670569538">
                          <w:marLeft w:val="0"/>
                          <w:marRight w:val="0"/>
                          <w:marTop w:val="0"/>
                          <w:marBottom w:val="0"/>
                          <w:divBdr>
                            <w:top w:val="none" w:sz="0" w:space="0" w:color="auto"/>
                            <w:left w:val="none" w:sz="0" w:space="0" w:color="auto"/>
                            <w:bottom w:val="none" w:sz="0" w:space="0" w:color="auto"/>
                            <w:right w:val="none" w:sz="0" w:space="0" w:color="auto"/>
                          </w:divBdr>
                          <w:divsChild>
                            <w:div w:id="1971277180">
                              <w:marLeft w:val="0"/>
                              <w:marRight w:val="0"/>
                              <w:marTop w:val="0"/>
                              <w:marBottom w:val="0"/>
                              <w:divBdr>
                                <w:top w:val="none" w:sz="0" w:space="0" w:color="auto"/>
                                <w:left w:val="none" w:sz="0" w:space="0" w:color="auto"/>
                                <w:bottom w:val="none" w:sz="0" w:space="0" w:color="auto"/>
                                <w:right w:val="none" w:sz="0" w:space="0" w:color="auto"/>
                              </w:divBdr>
                            </w:div>
                          </w:divsChild>
                        </w:div>
                        <w:div w:id="1388260154">
                          <w:marLeft w:val="0"/>
                          <w:marRight w:val="0"/>
                          <w:marTop w:val="0"/>
                          <w:marBottom w:val="0"/>
                          <w:divBdr>
                            <w:top w:val="none" w:sz="0" w:space="0" w:color="auto"/>
                            <w:left w:val="none" w:sz="0" w:space="0" w:color="auto"/>
                            <w:bottom w:val="none" w:sz="0" w:space="0" w:color="auto"/>
                            <w:right w:val="none" w:sz="0" w:space="0" w:color="auto"/>
                          </w:divBdr>
                          <w:divsChild>
                            <w:div w:id="526598019">
                              <w:marLeft w:val="0"/>
                              <w:marRight w:val="0"/>
                              <w:marTop w:val="0"/>
                              <w:marBottom w:val="0"/>
                              <w:divBdr>
                                <w:top w:val="none" w:sz="0" w:space="0" w:color="auto"/>
                                <w:left w:val="none" w:sz="0" w:space="0" w:color="auto"/>
                                <w:bottom w:val="none" w:sz="0" w:space="0" w:color="auto"/>
                                <w:right w:val="none" w:sz="0" w:space="0" w:color="auto"/>
                              </w:divBdr>
                            </w:div>
                          </w:divsChild>
                        </w:div>
                        <w:div w:id="1578126800">
                          <w:marLeft w:val="0"/>
                          <w:marRight w:val="0"/>
                          <w:marTop w:val="0"/>
                          <w:marBottom w:val="0"/>
                          <w:divBdr>
                            <w:top w:val="none" w:sz="0" w:space="0" w:color="auto"/>
                            <w:left w:val="none" w:sz="0" w:space="0" w:color="auto"/>
                            <w:bottom w:val="none" w:sz="0" w:space="0" w:color="auto"/>
                            <w:right w:val="none" w:sz="0" w:space="0" w:color="auto"/>
                          </w:divBdr>
                          <w:divsChild>
                            <w:div w:id="1428502071">
                              <w:marLeft w:val="0"/>
                              <w:marRight w:val="0"/>
                              <w:marTop w:val="0"/>
                              <w:marBottom w:val="0"/>
                              <w:divBdr>
                                <w:top w:val="none" w:sz="0" w:space="0" w:color="auto"/>
                                <w:left w:val="none" w:sz="0" w:space="0" w:color="auto"/>
                                <w:bottom w:val="none" w:sz="0" w:space="0" w:color="auto"/>
                                <w:right w:val="none" w:sz="0" w:space="0" w:color="auto"/>
                              </w:divBdr>
                            </w:div>
                          </w:divsChild>
                        </w:div>
                        <w:div w:id="1752433812">
                          <w:marLeft w:val="0"/>
                          <w:marRight w:val="0"/>
                          <w:marTop w:val="0"/>
                          <w:marBottom w:val="0"/>
                          <w:divBdr>
                            <w:top w:val="none" w:sz="0" w:space="0" w:color="auto"/>
                            <w:left w:val="none" w:sz="0" w:space="0" w:color="auto"/>
                            <w:bottom w:val="none" w:sz="0" w:space="0" w:color="auto"/>
                            <w:right w:val="none" w:sz="0" w:space="0" w:color="auto"/>
                          </w:divBdr>
                          <w:divsChild>
                            <w:div w:id="5207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146">
                      <w:marLeft w:val="0"/>
                      <w:marRight w:val="0"/>
                      <w:marTop w:val="0"/>
                      <w:marBottom w:val="0"/>
                      <w:divBdr>
                        <w:top w:val="none" w:sz="0" w:space="0" w:color="auto"/>
                        <w:left w:val="none" w:sz="0" w:space="0" w:color="auto"/>
                        <w:bottom w:val="none" w:sz="0" w:space="0" w:color="auto"/>
                        <w:right w:val="none" w:sz="0" w:space="0" w:color="auto"/>
                      </w:divBdr>
                      <w:divsChild>
                        <w:div w:id="85164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alberta.ca"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www.luminousbiosolutions.com/" TargetMode="External"/><Relationship Id="rId18" Type="http://schemas.openxmlformats.org/officeDocument/2006/relationships/hyperlink" Target="https://www.luminousbiosolutions.com/solutions" TargetMode="External"/><Relationship Id="rId26" Type="http://schemas.openxmlformats.org/officeDocument/2006/relationships/hyperlink" Target="https://www.biorxiv.org/content/10.1101/2024.04.05.588297v1" TargetMode="External"/><Relationship Id="rId3" Type="http://schemas.openxmlformats.org/officeDocument/2006/relationships/settings" Target="settings.xml"/><Relationship Id="rId21" Type="http://schemas.openxmlformats.org/officeDocument/2006/relationships/hyperlink" Target="https://www.luminousbiosolutions.com/solutions" TargetMode="External"/><Relationship Id="rId7" Type="http://schemas.microsoft.com/office/2016/09/relationships/commentsIds" Target="commentsIds.xml"/><Relationship Id="rId12" Type="http://schemas.openxmlformats.org/officeDocument/2006/relationships/hyperlink" Target="https://www.luminousbiosolutions.com/" TargetMode="External"/><Relationship Id="rId17" Type="http://schemas.openxmlformats.org/officeDocument/2006/relationships/hyperlink" Target="https://www.luminousbiosolutions.com/solutions" TargetMode="External"/><Relationship Id="rId25"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www.luminousbiosolutions.com/contact-us" TargetMode="External"/><Relationship Id="rId20" Type="http://schemas.openxmlformats.org/officeDocument/2006/relationships/hyperlink" Target="https://www.luminousbiosolutions.com/solutions" TargetMode="External"/><Relationship Id="rId29"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luminousbiosolutions.com/" TargetMode="External"/><Relationship Id="rId24" Type="http://schemas.openxmlformats.org/officeDocument/2006/relationships/image" Target="media/image2.jpeg"/><Relationship Id="rId5" Type="http://schemas.openxmlformats.org/officeDocument/2006/relationships/comments" Target="comments.xml"/><Relationship Id="rId15" Type="http://schemas.openxmlformats.org/officeDocument/2006/relationships/hyperlink" Target="https://www.luminousbiosolutions.com/" TargetMode="External"/><Relationship Id="rId23" Type="http://schemas.openxmlformats.org/officeDocument/2006/relationships/image" Target="media/image1.png"/><Relationship Id="rId28" Type="http://schemas.openxmlformats.org/officeDocument/2006/relationships/fontTable" Target="fontTable.xml"/><Relationship Id="rId10" Type="http://schemas.openxmlformats.org/officeDocument/2006/relationships/hyperlink" Target="https://www.luminousbiosolutions.com/" TargetMode="External"/><Relationship Id="rId19" Type="http://schemas.openxmlformats.org/officeDocument/2006/relationships/hyperlink" Target="https://www.luminousbiosolutions.com/solutions" TargetMode="External"/><Relationship Id="rId4" Type="http://schemas.openxmlformats.org/officeDocument/2006/relationships/webSettings" Target="webSettings.xml"/><Relationship Id="rId9" Type="http://schemas.openxmlformats.org/officeDocument/2006/relationships/hyperlink" Target="https://www.luminousbiosolutions.com/contact-us" TargetMode="External"/><Relationship Id="rId14" Type="http://schemas.openxmlformats.org/officeDocument/2006/relationships/hyperlink" Target="https://www.luminousbiosolutions.com/" TargetMode="External"/><Relationship Id="rId22" Type="http://schemas.openxmlformats.org/officeDocument/2006/relationships/hyperlink" Target="https://www.luminousbiosolutions.com/solutions" TargetMode="External"/><Relationship Id="rId27" Type="http://schemas.openxmlformats.org/officeDocument/2006/relationships/hyperlink" Target="https://pubs.acs.org/doi/abs/10.1021/acssynbio.4c0026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13</Pages>
  <Words>4272</Words>
  <Characters>24354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Lewenza</dc:creator>
  <cp:keywords/>
  <dc:description/>
  <cp:lastModifiedBy>Shawn Lewenza</cp:lastModifiedBy>
  <cp:revision>12</cp:revision>
  <cp:lastPrinted>2025-04-01T02:59:00Z</cp:lastPrinted>
  <dcterms:created xsi:type="dcterms:W3CDTF">2025-04-01T02:56:00Z</dcterms:created>
  <dcterms:modified xsi:type="dcterms:W3CDTF">2025-04-01T06:41:00Z</dcterms:modified>
</cp:coreProperties>
</file>